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EEBBE" w14:textId="77777777" w:rsidR="0000370C" w:rsidRDefault="0000370C" w:rsidP="0000370C">
      <w:pPr>
        <w:jc w:val="center"/>
      </w:pPr>
    </w:p>
    <w:p w14:paraId="13169EC2" w14:textId="77777777" w:rsidR="0000370C" w:rsidRPr="009A06A7" w:rsidRDefault="0000370C" w:rsidP="0000370C">
      <w:pPr>
        <w:pStyle w:val="Title"/>
        <w:jc w:val="center"/>
        <w:rPr>
          <w:sz w:val="72"/>
          <w:szCs w:val="72"/>
        </w:rPr>
      </w:pPr>
      <w:r w:rsidRPr="009A06A7">
        <w:rPr>
          <w:sz w:val="72"/>
          <w:szCs w:val="72"/>
        </w:rPr>
        <w:t>Skin Cancer Detection</w:t>
      </w:r>
    </w:p>
    <w:p w14:paraId="65D53DEF" w14:textId="77777777" w:rsidR="0000370C" w:rsidRPr="009A06A7" w:rsidRDefault="0000370C" w:rsidP="0000370C">
      <w:pPr>
        <w:pStyle w:val="Title"/>
        <w:jc w:val="center"/>
        <w:rPr>
          <w:sz w:val="72"/>
          <w:szCs w:val="72"/>
        </w:rPr>
      </w:pPr>
      <w:r w:rsidRPr="009A06A7">
        <w:rPr>
          <w:sz w:val="72"/>
          <w:szCs w:val="72"/>
        </w:rPr>
        <w:t>Using</w:t>
      </w:r>
    </w:p>
    <w:p w14:paraId="2CCA2A4B" w14:textId="7A7CA7A1" w:rsidR="0000370C" w:rsidRDefault="0000370C" w:rsidP="00D535EF">
      <w:pPr>
        <w:pStyle w:val="Title"/>
        <w:jc w:val="center"/>
        <w:rPr>
          <w:sz w:val="72"/>
          <w:szCs w:val="72"/>
        </w:rPr>
      </w:pPr>
      <w:r w:rsidRPr="0000370C">
        <w:rPr>
          <w:sz w:val="56"/>
          <w:szCs w:val="56"/>
        </w:rPr>
        <w:t>Convolutional Neural Network</w:t>
      </w:r>
    </w:p>
    <w:p w14:paraId="1B37D549" w14:textId="47FE067E" w:rsidR="00D535EF" w:rsidRDefault="00D535EF" w:rsidP="00D535EF"/>
    <w:p w14:paraId="774BF9B8" w14:textId="38B801E7" w:rsidR="00D535EF" w:rsidRDefault="00D535EF" w:rsidP="00D535EF"/>
    <w:p w14:paraId="062DD0B7" w14:textId="26ACAF22" w:rsidR="00D535EF" w:rsidRDefault="00D535EF" w:rsidP="00D535EF"/>
    <w:p w14:paraId="49C77D19" w14:textId="77777777" w:rsidR="00D535EF" w:rsidRPr="00D535EF" w:rsidRDefault="00D535EF" w:rsidP="00D535EF"/>
    <w:p w14:paraId="1CB67937" w14:textId="77777777" w:rsidR="0000370C" w:rsidRPr="009A06A7" w:rsidRDefault="0000370C" w:rsidP="0000370C"/>
    <w:p w14:paraId="1F54E808" w14:textId="77777777" w:rsidR="0000370C" w:rsidRPr="005A595A" w:rsidRDefault="0000370C" w:rsidP="0000370C">
      <w:pPr>
        <w:jc w:val="center"/>
        <w:rPr>
          <w:sz w:val="36"/>
          <w:szCs w:val="36"/>
        </w:rPr>
      </w:pPr>
      <w:r w:rsidRPr="005A595A">
        <w:rPr>
          <w:sz w:val="36"/>
          <w:szCs w:val="36"/>
        </w:rPr>
        <w:t>Under the Guidance of</w:t>
      </w:r>
    </w:p>
    <w:p w14:paraId="17564576" w14:textId="77777777" w:rsidR="0000370C" w:rsidRPr="005A595A" w:rsidRDefault="0000370C" w:rsidP="0000370C">
      <w:pPr>
        <w:jc w:val="center"/>
        <w:rPr>
          <w:b/>
          <w:bCs/>
          <w:sz w:val="40"/>
          <w:szCs w:val="40"/>
        </w:rPr>
      </w:pPr>
      <w:proofErr w:type="spellStart"/>
      <w:r w:rsidRPr="005A595A">
        <w:rPr>
          <w:b/>
          <w:bCs/>
          <w:sz w:val="36"/>
          <w:szCs w:val="36"/>
        </w:rPr>
        <w:t>Dr.</w:t>
      </w:r>
      <w:proofErr w:type="spellEnd"/>
      <w:r w:rsidRPr="005A595A">
        <w:rPr>
          <w:b/>
          <w:bCs/>
          <w:sz w:val="36"/>
          <w:szCs w:val="36"/>
        </w:rPr>
        <w:t xml:space="preserve"> </w:t>
      </w:r>
      <w:proofErr w:type="spellStart"/>
      <w:r w:rsidRPr="005A595A">
        <w:rPr>
          <w:b/>
          <w:bCs/>
          <w:sz w:val="40"/>
          <w:szCs w:val="40"/>
        </w:rPr>
        <w:t>Agilandeeswari</w:t>
      </w:r>
      <w:proofErr w:type="spellEnd"/>
      <w:r w:rsidRPr="005A595A">
        <w:rPr>
          <w:b/>
          <w:bCs/>
          <w:sz w:val="40"/>
          <w:szCs w:val="40"/>
        </w:rPr>
        <w:t xml:space="preserve"> L</w:t>
      </w:r>
    </w:p>
    <w:p w14:paraId="63B38F70" w14:textId="77777777" w:rsidR="0000370C" w:rsidRDefault="0000370C" w:rsidP="0000370C">
      <w:pPr>
        <w:jc w:val="center"/>
        <w:rPr>
          <w:sz w:val="32"/>
          <w:szCs w:val="32"/>
        </w:rPr>
      </w:pPr>
      <w:r w:rsidRPr="005A595A">
        <w:rPr>
          <w:sz w:val="32"/>
          <w:szCs w:val="32"/>
        </w:rPr>
        <w:t>(Associate Professor, School of Information Technology and Engineering)</w:t>
      </w:r>
    </w:p>
    <w:p w14:paraId="7A92B824" w14:textId="77777777" w:rsidR="0000370C" w:rsidRPr="00C77158" w:rsidRDefault="0000370C" w:rsidP="0000370C">
      <w:pPr>
        <w:jc w:val="center"/>
        <w:rPr>
          <w:sz w:val="28"/>
          <w:szCs w:val="28"/>
        </w:rPr>
      </w:pPr>
      <w:r w:rsidRPr="00C77158">
        <w:rPr>
          <w:sz w:val="28"/>
          <w:szCs w:val="28"/>
        </w:rPr>
        <w:t>For the Course</w:t>
      </w:r>
    </w:p>
    <w:p w14:paraId="69AF31F7" w14:textId="77777777" w:rsidR="0000370C" w:rsidRPr="00C77158" w:rsidRDefault="0000370C" w:rsidP="0000370C">
      <w:pPr>
        <w:jc w:val="center"/>
        <w:rPr>
          <w:b/>
          <w:bCs/>
          <w:sz w:val="28"/>
          <w:szCs w:val="28"/>
        </w:rPr>
      </w:pPr>
      <w:r w:rsidRPr="00C77158">
        <w:rPr>
          <w:b/>
          <w:bCs/>
          <w:sz w:val="28"/>
          <w:szCs w:val="28"/>
        </w:rPr>
        <w:t>ITE1015 – Soft Computing</w:t>
      </w:r>
    </w:p>
    <w:p w14:paraId="011CB85C" w14:textId="77777777" w:rsidR="0000370C" w:rsidRPr="00C77158" w:rsidRDefault="0000370C" w:rsidP="0000370C">
      <w:pPr>
        <w:jc w:val="center"/>
        <w:rPr>
          <w:sz w:val="28"/>
          <w:szCs w:val="28"/>
        </w:rPr>
      </w:pPr>
      <w:r w:rsidRPr="00C77158">
        <w:rPr>
          <w:sz w:val="28"/>
          <w:szCs w:val="28"/>
        </w:rPr>
        <w:t>For Winter Semester 2020-21</w:t>
      </w:r>
    </w:p>
    <w:p w14:paraId="45D95CEA" w14:textId="77777777" w:rsidR="0000370C" w:rsidRDefault="0000370C" w:rsidP="0000370C"/>
    <w:p w14:paraId="0E2E513A" w14:textId="77777777" w:rsidR="0000370C" w:rsidRDefault="0000370C" w:rsidP="0000370C"/>
    <w:p w14:paraId="21EEE601" w14:textId="77777777" w:rsidR="0000370C" w:rsidRDefault="0000370C" w:rsidP="0000370C"/>
    <w:p w14:paraId="64FA7639" w14:textId="77777777" w:rsidR="0000370C" w:rsidRDefault="0000370C" w:rsidP="0000370C"/>
    <w:p w14:paraId="77965BF2" w14:textId="77777777" w:rsidR="0000370C" w:rsidRPr="007B6097" w:rsidRDefault="0000370C" w:rsidP="0000370C">
      <w:pPr>
        <w:rPr>
          <w:b/>
          <w:bCs/>
        </w:rPr>
      </w:pPr>
      <w:r w:rsidRPr="007B6097">
        <w:rPr>
          <w:b/>
          <w:bCs/>
        </w:rPr>
        <w:t>Project Team:</w:t>
      </w:r>
    </w:p>
    <w:p w14:paraId="5E523AB0" w14:textId="77777777" w:rsidR="0000370C" w:rsidRDefault="0000370C" w:rsidP="0000370C">
      <w:r>
        <w:tab/>
        <w:t xml:space="preserve">Aashish Bansal </w:t>
      </w:r>
      <w:r>
        <w:tab/>
        <w:t xml:space="preserve"> 19BIT0346</w:t>
      </w:r>
    </w:p>
    <w:p w14:paraId="13A261CF" w14:textId="77777777" w:rsidR="0000370C" w:rsidRDefault="0000370C" w:rsidP="0000370C">
      <w:r>
        <w:tab/>
      </w:r>
      <w:proofErr w:type="spellStart"/>
      <w:r>
        <w:t>Perumalla</w:t>
      </w:r>
      <w:proofErr w:type="spellEnd"/>
      <w:r>
        <w:t xml:space="preserve"> </w:t>
      </w:r>
      <w:proofErr w:type="spellStart"/>
      <w:r>
        <w:t>Sasank</w:t>
      </w:r>
      <w:proofErr w:type="spellEnd"/>
      <w:r>
        <w:t xml:space="preserve"> 19BIT0338</w:t>
      </w:r>
    </w:p>
    <w:p w14:paraId="578EFCF1" w14:textId="77777777" w:rsidR="0000370C" w:rsidRDefault="0000370C" w:rsidP="0000370C">
      <w:r>
        <w:tab/>
        <w:t xml:space="preserve">Keerthi </w:t>
      </w:r>
      <w:proofErr w:type="spellStart"/>
      <w:r>
        <w:t>Yasasvi</w:t>
      </w:r>
      <w:proofErr w:type="spellEnd"/>
      <w:r>
        <w:t xml:space="preserve"> </w:t>
      </w:r>
      <w:r>
        <w:tab/>
        <w:t xml:space="preserve"> 19BIT0335</w:t>
      </w:r>
    </w:p>
    <w:sdt>
      <w:sdtPr>
        <w:rPr>
          <w:caps w:val="0"/>
          <w:color w:val="auto"/>
          <w:spacing w:val="0"/>
          <w:sz w:val="20"/>
          <w:szCs w:val="20"/>
        </w:rPr>
        <w:id w:val="891771079"/>
        <w:docPartObj>
          <w:docPartGallery w:val="Table of Contents"/>
          <w:docPartUnique/>
        </w:docPartObj>
      </w:sdtPr>
      <w:sdtEndPr>
        <w:rPr>
          <w:b/>
          <w:bCs/>
          <w:noProof/>
        </w:rPr>
      </w:sdtEndPr>
      <w:sdtContent>
        <w:p w14:paraId="238A92FA" w14:textId="77777777" w:rsidR="0000370C" w:rsidRDefault="0000370C" w:rsidP="0000370C">
          <w:pPr>
            <w:pStyle w:val="TOCHeading"/>
          </w:pPr>
          <w:r>
            <w:t>Table of Contents</w:t>
          </w:r>
        </w:p>
        <w:p w14:paraId="34D32ECF" w14:textId="1A1A99FE" w:rsidR="00CA40F7" w:rsidRDefault="00BB52F9">
          <w:pPr>
            <w:pStyle w:val="TOC1"/>
            <w:tabs>
              <w:tab w:val="right" w:leader="dot" w:pos="10456"/>
            </w:tabs>
            <w:rPr>
              <w:noProof/>
              <w:sz w:val="22"/>
              <w:szCs w:val="22"/>
              <w:lang w:eastAsia="en-IN"/>
            </w:rPr>
          </w:pPr>
          <w:r>
            <w:fldChar w:fldCharType="begin"/>
          </w:r>
          <w:r>
            <w:instrText xml:space="preserve"> TOC \o \h \z \u </w:instrText>
          </w:r>
          <w:r>
            <w:fldChar w:fldCharType="separate"/>
          </w:r>
          <w:hyperlink w:anchor="_Toc68564345" w:history="1">
            <w:r w:rsidR="00CA40F7" w:rsidRPr="0068705B">
              <w:rPr>
                <w:rStyle w:val="Hyperlink"/>
                <w:noProof/>
              </w:rPr>
              <w:t>Abstract</w:t>
            </w:r>
            <w:r w:rsidR="00CA40F7">
              <w:rPr>
                <w:noProof/>
                <w:webHidden/>
              </w:rPr>
              <w:tab/>
            </w:r>
            <w:r w:rsidR="00CA40F7">
              <w:rPr>
                <w:noProof/>
                <w:webHidden/>
              </w:rPr>
              <w:fldChar w:fldCharType="begin"/>
            </w:r>
            <w:r w:rsidR="00CA40F7">
              <w:rPr>
                <w:noProof/>
                <w:webHidden/>
              </w:rPr>
              <w:instrText xml:space="preserve"> PAGEREF _Toc68564345 \h </w:instrText>
            </w:r>
            <w:r w:rsidR="00CA40F7">
              <w:rPr>
                <w:noProof/>
                <w:webHidden/>
              </w:rPr>
            </w:r>
            <w:r w:rsidR="00CA40F7">
              <w:rPr>
                <w:noProof/>
                <w:webHidden/>
              </w:rPr>
              <w:fldChar w:fldCharType="separate"/>
            </w:r>
            <w:r w:rsidR="00CA40F7">
              <w:rPr>
                <w:noProof/>
                <w:webHidden/>
              </w:rPr>
              <w:t>6</w:t>
            </w:r>
            <w:r w:rsidR="00CA40F7">
              <w:rPr>
                <w:noProof/>
                <w:webHidden/>
              </w:rPr>
              <w:fldChar w:fldCharType="end"/>
            </w:r>
          </w:hyperlink>
        </w:p>
        <w:p w14:paraId="24B794BE" w14:textId="30249AFE" w:rsidR="00CA40F7" w:rsidRDefault="00CA40F7">
          <w:pPr>
            <w:pStyle w:val="TOC1"/>
            <w:tabs>
              <w:tab w:val="right" w:leader="dot" w:pos="10456"/>
            </w:tabs>
            <w:rPr>
              <w:noProof/>
              <w:sz w:val="22"/>
              <w:szCs w:val="22"/>
              <w:lang w:eastAsia="en-IN"/>
            </w:rPr>
          </w:pPr>
          <w:hyperlink w:anchor="_Toc68564346" w:history="1">
            <w:r w:rsidRPr="0068705B">
              <w:rPr>
                <w:rStyle w:val="Hyperlink"/>
                <w:noProof/>
              </w:rPr>
              <w:t>Ketwords</w:t>
            </w:r>
            <w:r>
              <w:rPr>
                <w:noProof/>
                <w:webHidden/>
              </w:rPr>
              <w:tab/>
            </w:r>
            <w:r>
              <w:rPr>
                <w:noProof/>
                <w:webHidden/>
              </w:rPr>
              <w:fldChar w:fldCharType="begin"/>
            </w:r>
            <w:r>
              <w:rPr>
                <w:noProof/>
                <w:webHidden/>
              </w:rPr>
              <w:instrText xml:space="preserve"> PAGEREF _Toc68564346 \h </w:instrText>
            </w:r>
            <w:r>
              <w:rPr>
                <w:noProof/>
                <w:webHidden/>
              </w:rPr>
            </w:r>
            <w:r>
              <w:rPr>
                <w:noProof/>
                <w:webHidden/>
              </w:rPr>
              <w:fldChar w:fldCharType="separate"/>
            </w:r>
            <w:r>
              <w:rPr>
                <w:noProof/>
                <w:webHidden/>
              </w:rPr>
              <w:t>7</w:t>
            </w:r>
            <w:r>
              <w:rPr>
                <w:noProof/>
                <w:webHidden/>
              </w:rPr>
              <w:fldChar w:fldCharType="end"/>
            </w:r>
          </w:hyperlink>
        </w:p>
        <w:p w14:paraId="31D1F2D3" w14:textId="1864476E" w:rsidR="00CA40F7" w:rsidRDefault="00CA40F7">
          <w:pPr>
            <w:pStyle w:val="TOC1"/>
            <w:tabs>
              <w:tab w:val="right" w:leader="dot" w:pos="10456"/>
            </w:tabs>
            <w:rPr>
              <w:noProof/>
              <w:sz w:val="22"/>
              <w:szCs w:val="22"/>
              <w:lang w:eastAsia="en-IN"/>
            </w:rPr>
          </w:pPr>
          <w:hyperlink w:anchor="_Toc68564347" w:history="1">
            <w:r w:rsidRPr="0068705B">
              <w:rPr>
                <w:rStyle w:val="Hyperlink"/>
                <w:noProof/>
              </w:rPr>
              <w:t>Introduction</w:t>
            </w:r>
            <w:r>
              <w:rPr>
                <w:noProof/>
                <w:webHidden/>
              </w:rPr>
              <w:tab/>
            </w:r>
            <w:r>
              <w:rPr>
                <w:noProof/>
                <w:webHidden/>
              </w:rPr>
              <w:fldChar w:fldCharType="begin"/>
            </w:r>
            <w:r>
              <w:rPr>
                <w:noProof/>
                <w:webHidden/>
              </w:rPr>
              <w:instrText xml:space="preserve"> PAGEREF _Toc68564347 \h </w:instrText>
            </w:r>
            <w:r>
              <w:rPr>
                <w:noProof/>
                <w:webHidden/>
              </w:rPr>
            </w:r>
            <w:r>
              <w:rPr>
                <w:noProof/>
                <w:webHidden/>
              </w:rPr>
              <w:fldChar w:fldCharType="separate"/>
            </w:r>
            <w:r>
              <w:rPr>
                <w:noProof/>
                <w:webHidden/>
              </w:rPr>
              <w:t>7</w:t>
            </w:r>
            <w:r>
              <w:rPr>
                <w:noProof/>
                <w:webHidden/>
              </w:rPr>
              <w:fldChar w:fldCharType="end"/>
            </w:r>
          </w:hyperlink>
        </w:p>
        <w:p w14:paraId="5E5D4C29" w14:textId="552E8B19" w:rsidR="00CA40F7" w:rsidRDefault="00CA40F7">
          <w:pPr>
            <w:pStyle w:val="TOC1"/>
            <w:tabs>
              <w:tab w:val="right" w:leader="dot" w:pos="10456"/>
            </w:tabs>
            <w:rPr>
              <w:noProof/>
              <w:sz w:val="22"/>
              <w:szCs w:val="22"/>
              <w:lang w:eastAsia="en-IN"/>
            </w:rPr>
          </w:pPr>
          <w:hyperlink w:anchor="_Toc68564348" w:history="1">
            <w:r w:rsidRPr="0068705B">
              <w:rPr>
                <w:rStyle w:val="Hyperlink"/>
                <w:noProof/>
              </w:rPr>
              <w:t xml:space="preserve">Dataset - </w:t>
            </w:r>
            <w:r w:rsidRPr="0068705B">
              <w:rPr>
                <w:rStyle w:val="Hyperlink"/>
                <w:b/>
                <w:bCs/>
                <w:noProof/>
              </w:rPr>
              <w:t>ISIC2017: Skin Lesion Analysis</w:t>
            </w:r>
            <w:r>
              <w:rPr>
                <w:noProof/>
                <w:webHidden/>
              </w:rPr>
              <w:tab/>
            </w:r>
            <w:r>
              <w:rPr>
                <w:noProof/>
                <w:webHidden/>
              </w:rPr>
              <w:fldChar w:fldCharType="begin"/>
            </w:r>
            <w:r>
              <w:rPr>
                <w:noProof/>
                <w:webHidden/>
              </w:rPr>
              <w:instrText xml:space="preserve"> PAGEREF _Toc68564348 \h </w:instrText>
            </w:r>
            <w:r>
              <w:rPr>
                <w:noProof/>
                <w:webHidden/>
              </w:rPr>
            </w:r>
            <w:r>
              <w:rPr>
                <w:noProof/>
                <w:webHidden/>
              </w:rPr>
              <w:fldChar w:fldCharType="separate"/>
            </w:r>
            <w:r>
              <w:rPr>
                <w:noProof/>
                <w:webHidden/>
              </w:rPr>
              <w:t>7</w:t>
            </w:r>
            <w:r>
              <w:rPr>
                <w:noProof/>
                <w:webHidden/>
              </w:rPr>
              <w:fldChar w:fldCharType="end"/>
            </w:r>
          </w:hyperlink>
        </w:p>
        <w:p w14:paraId="3C3FB3FC" w14:textId="57DC30B8" w:rsidR="00CA40F7" w:rsidRDefault="00CA40F7">
          <w:pPr>
            <w:pStyle w:val="TOC2"/>
            <w:tabs>
              <w:tab w:val="right" w:leader="dot" w:pos="10456"/>
            </w:tabs>
            <w:rPr>
              <w:noProof/>
              <w:sz w:val="22"/>
              <w:szCs w:val="22"/>
              <w:lang w:eastAsia="en-IN"/>
            </w:rPr>
          </w:pPr>
          <w:hyperlink w:anchor="_Toc68564349" w:history="1">
            <w:r w:rsidRPr="0068705B">
              <w:rPr>
                <w:rStyle w:val="Hyperlink"/>
                <w:noProof/>
              </w:rPr>
              <w:t>Abstract of Dataset</w:t>
            </w:r>
            <w:r>
              <w:rPr>
                <w:noProof/>
                <w:webHidden/>
              </w:rPr>
              <w:tab/>
            </w:r>
            <w:r>
              <w:rPr>
                <w:noProof/>
                <w:webHidden/>
              </w:rPr>
              <w:fldChar w:fldCharType="begin"/>
            </w:r>
            <w:r>
              <w:rPr>
                <w:noProof/>
                <w:webHidden/>
              </w:rPr>
              <w:instrText xml:space="preserve"> PAGEREF _Toc68564349 \h </w:instrText>
            </w:r>
            <w:r>
              <w:rPr>
                <w:noProof/>
                <w:webHidden/>
              </w:rPr>
            </w:r>
            <w:r>
              <w:rPr>
                <w:noProof/>
                <w:webHidden/>
              </w:rPr>
              <w:fldChar w:fldCharType="separate"/>
            </w:r>
            <w:r>
              <w:rPr>
                <w:noProof/>
                <w:webHidden/>
              </w:rPr>
              <w:t>7</w:t>
            </w:r>
            <w:r>
              <w:rPr>
                <w:noProof/>
                <w:webHidden/>
              </w:rPr>
              <w:fldChar w:fldCharType="end"/>
            </w:r>
          </w:hyperlink>
        </w:p>
        <w:p w14:paraId="72E8A462" w14:textId="55A62D3C" w:rsidR="00CA40F7" w:rsidRDefault="00CA40F7">
          <w:pPr>
            <w:pStyle w:val="TOC2"/>
            <w:tabs>
              <w:tab w:val="right" w:leader="dot" w:pos="10456"/>
            </w:tabs>
            <w:rPr>
              <w:noProof/>
              <w:sz w:val="22"/>
              <w:szCs w:val="22"/>
              <w:lang w:eastAsia="en-IN"/>
            </w:rPr>
          </w:pPr>
          <w:hyperlink w:anchor="_Toc68564350" w:history="1">
            <w:r w:rsidRPr="0068705B">
              <w:rPr>
                <w:rStyle w:val="Hyperlink"/>
                <w:noProof/>
              </w:rPr>
              <w:t>Background</w:t>
            </w:r>
            <w:r>
              <w:rPr>
                <w:noProof/>
                <w:webHidden/>
              </w:rPr>
              <w:tab/>
            </w:r>
            <w:r>
              <w:rPr>
                <w:noProof/>
                <w:webHidden/>
              </w:rPr>
              <w:fldChar w:fldCharType="begin"/>
            </w:r>
            <w:r>
              <w:rPr>
                <w:noProof/>
                <w:webHidden/>
              </w:rPr>
              <w:instrText xml:space="preserve"> PAGEREF _Toc68564350 \h </w:instrText>
            </w:r>
            <w:r>
              <w:rPr>
                <w:noProof/>
                <w:webHidden/>
              </w:rPr>
            </w:r>
            <w:r>
              <w:rPr>
                <w:noProof/>
                <w:webHidden/>
              </w:rPr>
              <w:fldChar w:fldCharType="separate"/>
            </w:r>
            <w:r>
              <w:rPr>
                <w:noProof/>
                <w:webHidden/>
              </w:rPr>
              <w:t>8</w:t>
            </w:r>
            <w:r>
              <w:rPr>
                <w:noProof/>
                <w:webHidden/>
              </w:rPr>
              <w:fldChar w:fldCharType="end"/>
            </w:r>
          </w:hyperlink>
        </w:p>
        <w:p w14:paraId="61F73BA3" w14:textId="5E6CFABB" w:rsidR="00CA40F7" w:rsidRDefault="00CA40F7">
          <w:pPr>
            <w:pStyle w:val="TOC3"/>
            <w:tabs>
              <w:tab w:val="right" w:leader="dot" w:pos="10456"/>
            </w:tabs>
            <w:rPr>
              <w:noProof/>
              <w:sz w:val="22"/>
              <w:szCs w:val="22"/>
              <w:lang w:eastAsia="en-IN"/>
            </w:rPr>
          </w:pPr>
          <w:hyperlink w:anchor="_Toc68564351" w:history="1">
            <w:r w:rsidRPr="0068705B">
              <w:rPr>
                <w:rStyle w:val="Hyperlink"/>
                <w:noProof/>
              </w:rPr>
              <w:t>Melanoma</w:t>
            </w:r>
            <w:r>
              <w:rPr>
                <w:noProof/>
                <w:webHidden/>
              </w:rPr>
              <w:tab/>
            </w:r>
            <w:r>
              <w:rPr>
                <w:noProof/>
                <w:webHidden/>
              </w:rPr>
              <w:fldChar w:fldCharType="begin"/>
            </w:r>
            <w:r>
              <w:rPr>
                <w:noProof/>
                <w:webHidden/>
              </w:rPr>
              <w:instrText xml:space="preserve"> PAGEREF _Toc68564351 \h </w:instrText>
            </w:r>
            <w:r>
              <w:rPr>
                <w:noProof/>
                <w:webHidden/>
              </w:rPr>
            </w:r>
            <w:r>
              <w:rPr>
                <w:noProof/>
                <w:webHidden/>
              </w:rPr>
              <w:fldChar w:fldCharType="separate"/>
            </w:r>
            <w:r>
              <w:rPr>
                <w:noProof/>
                <w:webHidden/>
              </w:rPr>
              <w:t>8</w:t>
            </w:r>
            <w:r>
              <w:rPr>
                <w:noProof/>
                <w:webHidden/>
              </w:rPr>
              <w:fldChar w:fldCharType="end"/>
            </w:r>
          </w:hyperlink>
        </w:p>
        <w:p w14:paraId="64B7B5C1" w14:textId="4B3F8509" w:rsidR="00CA40F7" w:rsidRDefault="00CA40F7">
          <w:pPr>
            <w:pStyle w:val="TOC3"/>
            <w:tabs>
              <w:tab w:val="right" w:leader="dot" w:pos="10456"/>
            </w:tabs>
            <w:rPr>
              <w:noProof/>
              <w:sz w:val="22"/>
              <w:szCs w:val="22"/>
              <w:lang w:eastAsia="en-IN"/>
            </w:rPr>
          </w:pPr>
          <w:hyperlink w:anchor="_Toc68564352" w:history="1">
            <w:r w:rsidRPr="0068705B">
              <w:rPr>
                <w:rStyle w:val="Hyperlink"/>
                <w:noProof/>
              </w:rPr>
              <w:t>Dermoscopy</w:t>
            </w:r>
            <w:r>
              <w:rPr>
                <w:noProof/>
                <w:webHidden/>
              </w:rPr>
              <w:tab/>
            </w:r>
            <w:r>
              <w:rPr>
                <w:noProof/>
                <w:webHidden/>
              </w:rPr>
              <w:fldChar w:fldCharType="begin"/>
            </w:r>
            <w:r>
              <w:rPr>
                <w:noProof/>
                <w:webHidden/>
              </w:rPr>
              <w:instrText xml:space="preserve"> PAGEREF _Toc68564352 \h </w:instrText>
            </w:r>
            <w:r>
              <w:rPr>
                <w:noProof/>
                <w:webHidden/>
              </w:rPr>
            </w:r>
            <w:r>
              <w:rPr>
                <w:noProof/>
                <w:webHidden/>
              </w:rPr>
              <w:fldChar w:fldCharType="separate"/>
            </w:r>
            <w:r>
              <w:rPr>
                <w:noProof/>
                <w:webHidden/>
              </w:rPr>
              <w:t>8</w:t>
            </w:r>
            <w:r>
              <w:rPr>
                <w:noProof/>
                <w:webHidden/>
              </w:rPr>
              <w:fldChar w:fldCharType="end"/>
            </w:r>
          </w:hyperlink>
        </w:p>
        <w:p w14:paraId="76C48946" w14:textId="36AA6691" w:rsidR="00CA40F7" w:rsidRDefault="00CA40F7">
          <w:pPr>
            <w:pStyle w:val="TOC1"/>
            <w:tabs>
              <w:tab w:val="right" w:leader="dot" w:pos="10456"/>
            </w:tabs>
            <w:rPr>
              <w:noProof/>
              <w:sz w:val="22"/>
              <w:szCs w:val="22"/>
              <w:lang w:eastAsia="en-IN"/>
            </w:rPr>
          </w:pPr>
          <w:hyperlink w:anchor="_Toc68564353" w:history="1">
            <w:r w:rsidRPr="0068705B">
              <w:rPr>
                <w:rStyle w:val="Hyperlink"/>
                <w:noProof/>
              </w:rPr>
              <w:t>About the Diseases</w:t>
            </w:r>
            <w:r>
              <w:rPr>
                <w:noProof/>
                <w:webHidden/>
              </w:rPr>
              <w:tab/>
            </w:r>
            <w:r>
              <w:rPr>
                <w:noProof/>
                <w:webHidden/>
              </w:rPr>
              <w:fldChar w:fldCharType="begin"/>
            </w:r>
            <w:r>
              <w:rPr>
                <w:noProof/>
                <w:webHidden/>
              </w:rPr>
              <w:instrText xml:space="preserve"> PAGEREF _Toc68564353 \h </w:instrText>
            </w:r>
            <w:r>
              <w:rPr>
                <w:noProof/>
                <w:webHidden/>
              </w:rPr>
            </w:r>
            <w:r>
              <w:rPr>
                <w:noProof/>
                <w:webHidden/>
              </w:rPr>
              <w:fldChar w:fldCharType="separate"/>
            </w:r>
            <w:r>
              <w:rPr>
                <w:noProof/>
                <w:webHidden/>
              </w:rPr>
              <w:t>8</w:t>
            </w:r>
            <w:r>
              <w:rPr>
                <w:noProof/>
                <w:webHidden/>
              </w:rPr>
              <w:fldChar w:fldCharType="end"/>
            </w:r>
          </w:hyperlink>
        </w:p>
        <w:p w14:paraId="6CD32C4D" w14:textId="54E9D7F5" w:rsidR="00CA40F7" w:rsidRDefault="00CA40F7">
          <w:pPr>
            <w:pStyle w:val="TOC1"/>
            <w:tabs>
              <w:tab w:val="right" w:leader="dot" w:pos="10456"/>
            </w:tabs>
            <w:rPr>
              <w:noProof/>
              <w:sz w:val="22"/>
              <w:szCs w:val="22"/>
              <w:lang w:eastAsia="en-IN"/>
            </w:rPr>
          </w:pPr>
          <w:hyperlink w:anchor="_Toc68564354" w:history="1">
            <w:r w:rsidRPr="0068705B">
              <w:rPr>
                <w:rStyle w:val="Hyperlink"/>
                <w:noProof/>
              </w:rPr>
              <w:t>Motivation</w:t>
            </w:r>
            <w:r>
              <w:rPr>
                <w:noProof/>
                <w:webHidden/>
              </w:rPr>
              <w:tab/>
            </w:r>
            <w:r>
              <w:rPr>
                <w:noProof/>
                <w:webHidden/>
              </w:rPr>
              <w:fldChar w:fldCharType="begin"/>
            </w:r>
            <w:r>
              <w:rPr>
                <w:noProof/>
                <w:webHidden/>
              </w:rPr>
              <w:instrText xml:space="preserve"> PAGEREF _Toc68564354 \h </w:instrText>
            </w:r>
            <w:r>
              <w:rPr>
                <w:noProof/>
                <w:webHidden/>
              </w:rPr>
            </w:r>
            <w:r>
              <w:rPr>
                <w:noProof/>
                <w:webHidden/>
              </w:rPr>
              <w:fldChar w:fldCharType="separate"/>
            </w:r>
            <w:r>
              <w:rPr>
                <w:noProof/>
                <w:webHidden/>
              </w:rPr>
              <w:t>9</w:t>
            </w:r>
            <w:r>
              <w:rPr>
                <w:noProof/>
                <w:webHidden/>
              </w:rPr>
              <w:fldChar w:fldCharType="end"/>
            </w:r>
          </w:hyperlink>
        </w:p>
        <w:p w14:paraId="7C577922" w14:textId="7CA33D7C" w:rsidR="00CA40F7" w:rsidRDefault="00CA40F7">
          <w:pPr>
            <w:pStyle w:val="TOC1"/>
            <w:tabs>
              <w:tab w:val="right" w:leader="dot" w:pos="10456"/>
            </w:tabs>
            <w:rPr>
              <w:noProof/>
              <w:sz w:val="22"/>
              <w:szCs w:val="22"/>
              <w:lang w:eastAsia="en-IN"/>
            </w:rPr>
          </w:pPr>
          <w:hyperlink w:anchor="_Toc68564355" w:history="1">
            <w:r w:rsidRPr="0068705B">
              <w:rPr>
                <w:rStyle w:val="Hyperlink"/>
                <w:noProof/>
              </w:rPr>
              <w:t>General Architecture</w:t>
            </w:r>
            <w:r>
              <w:rPr>
                <w:noProof/>
                <w:webHidden/>
              </w:rPr>
              <w:tab/>
            </w:r>
            <w:r>
              <w:rPr>
                <w:noProof/>
                <w:webHidden/>
              </w:rPr>
              <w:fldChar w:fldCharType="begin"/>
            </w:r>
            <w:r>
              <w:rPr>
                <w:noProof/>
                <w:webHidden/>
              </w:rPr>
              <w:instrText xml:space="preserve"> PAGEREF _Toc68564355 \h </w:instrText>
            </w:r>
            <w:r>
              <w:rPr>
                <w:noProof/>
                <w:webHidden/>
              </w:rPr>
            </w:r>
            <w:r>
              <w:rPr>
                <w:noProof/>
                <w:webHidden/>
              </w:rPr>
              <w:fldChar w:fldCharType="separate"/>
            </w:r>
            <w:r>
              <w:rPr>
                <w:noProof/>
                <w:webHidden/>
              </w:rPr>
              <w:t>9</w:t>
            </w:r>
            <w:r>
              <w:rPr>
                <w:noProof/>
                <w:webHidden/>
              </w:rPr>
              <w:fldChar w:fldCharType="end"/>
            </w:r>
          </w:hyperlink>
        </w:p>
        <w:p w14:paraId="42CF1499" w14:textId="0EA584DA" w:rsidR="00CA40F7" w:rsidRDefault="00CA40F7">
          <w:pPr>
            <w:pStyle w:val="TOC2"/>
            <w:tabs>
              <w:tab w:val="right" w:leader="dot" w:pos="10456"/>
            </w:tabs>
            <w:rPr>
              <w:noProof/>
              <w:sz w:val="22"/>
              <w:szCs w:val="22"/>
              <w:lang w:eastAsia="en-IN"/>
            </w:rPr>
          </w:pPr>
          <w:hyperlink w:anchor="_Toc68564356" w:history="1">
            <w:r w:rsidRPr="0068705B">
              <w:rPr>
                <w:rStyle w:val="Hyperlink"/>
                <w:noProof/>
              </w:rPr>
              <w:t>Summary on the General Arhitecture Processes</w:t>
            </w:r>
            <w:r>
              <w:rPr>
                <w:noProof/>
                <w:webHidden/>
              </w:rPr>
              <w:tab/>
            </w:r>
            <w:r>
              <w:rPr>
                <w:noProof/>
                <w:webHidden/>
              </w:rPr>
              <w:fldChar w:fldCharType="begin"/>
            </w:r>
            <w:r>
              <w:rPr>
                <w:noProof/>
                <w:webHidden/>
              </w:rPr>
              <w:instrText xml:space="preserve"> PAGEREF _Toc68564356 \h </w:instrText>
            </w:r>
            <w:r>
              <w:rPr>
                <w:noProof/>
                <w:webHidden/>
              </w:rPr>
            </w:r>
            <w:r>
              <w:rPr>
                <w:noProof/>
                <w:webHidden/>
              </w:rPr>
              <w:fldChar w:fldCharType="separate"/>
            </w:r>
            <w:r>
              <w:rPr>
                <w:noProof/>
                <w:webHidden/>
              </w:rPr>
              <w:t>10</w:t>
            </w:r>
            <w:r>
              <w:rPr>
                <w:noProof/>
                <w:webHidden/>
              </w:rPr>
              <w:fldChar w:fldCharType="end"/>
            </w:r>
          </w:hyperlink>
        </w:p>
        <w:p w14:paraId="1D56062E" w14:textId="797E7869" w:rsidR="00CA40F7" w:rsidRDefault="00CA40F7">
          <w:pPr>
            <w:pStyle w:val="TOC3"/>
            <w:tabs>
              <w:tab w:val="right" w:leader="dot" w:pos="10456"/>
            </w:tabs>
            <w:rPr>
              <w:noProof/>
              <w:sz w:val="22"/>
              <w:szCs w:val="22"/>
              <w:lang w:eastAsia="en-IN"/>
            </w:rPr>
          </w:pPr>
          <w:hyperlink w:anchor="_Toc68564357" w:history="1">
            <w:r w:rsidRPr="0068705B">
              <w:rPr>
                <w:rStyle w:val="Hyperlink"/>
                <w:noProof/>
              </w:rPr>
              <w:t>Data Selection</w:t>
            </w:r>
            <w:r>
              <w:rPr>
                <w:noProof/>
                <w:webHidden/>
              </w:rPr>
              <w:tab/>
            </w:r>
            <w:r>
              <w:rPr>
                <w:noProof/>
                <w:webHidden/>
              </w:rPr>
              <w:fldChar w:fldCharType="begin"/>
            </w:r>
            <w:r>
              <w:rPr>
                <w:noProof/>
                <w:webHidden/>
              </w:rPr>
              <w:instrText xml:space="preserve"> PAGEREF _Toc68564357 \h </w:instrText>
            </w:r>
            <w:r>
              <w:rPr>
                <w:noProof/>
                <w:webHidden/>
              </w:rPr>
            </w:r>
            <w:r>
              <w:rPr>
                <w:noProof/>
                <w:webHidden/>
              </w:rPr>
              <w:fldChar w:fldCharType="separate"/>
            </w:r>
            <w:r>
              <w:rPr>
                <w:noProof/>
                <w:webHidden/>
              </w:rPr>
              <w:t>10</w:t>
            </w:r>
            <w:r>
              <w:rPr>
                <w:noProof/>
                <w:webHidden/>
              </w:rPr>
              <w:fldChar w:fldCharType="end"/>
            </w:r>
          </w:hyperlink>
        </w:p>
        <w:p w14:paraId="0837C8F6" w14:textId="131C50C9" w:rsidR="00CA40F7" w:rsidRDefault="00CA40F7">
          <w:pPr>
            <w:pStyle w:val="TOC3"/>
            <w:tabs>
              <w:tab w:val="right" w:leader="dot" w:pos="10456"/>
            </w:tabs>
            <w:rPr>
              <w:noProof/>
              <w:sz w:val="22"/>
              <w:szCs w:val="22"/>
              <w:lang w:eastAsia="en-IN"/>
            </w:rPr>
          </w:pPr>
          <w:hyperlink w:anchor="_Toc68564358" w:history="1">
            <w:r w:rsidRPr="0068705B">
              <w:rPr>
                <w:rStyle w:val="Hyperlink"/>
                <w:noProof/>
              </w:rPr>
              <w:t>Exploratory Data Analysis</w:t>
            </w:r>
            <w:r>
              <w:rPr>
                <w:noProof/>
                <w:webHidden/>
              </w:rPr>
              <w:tab/>
            </w:r>
            <w:r>
              <w:rPr>
                <w:noProof/>
                <w:webHidden/>
              </w:rPr>
              <w:fldChar w:fldCharType="begin"/>
            </w:r>
            <w:r>
              <w:rPr>
                <w:noProof/>
                <w:webHidden/>
              </w:rPr>
              <w:instrText xml:space="preserve"> PAGEREF _Toc68564358 \h </w:instrText>
            </w:r>
            <w:r>
              <w:rPr>
                <w:noProof/>
                <w:webHidden/>
              </w:rPr>
            </w:r>
            <w:r>
              <w:rPr>
                <w:noProof/>
                <w:webHidden/>
              </w:rPr>
              <w:fldChar w:fldCharType="separate"/>
            </w:r>
            <w:r>
              <w:rPr>
                <w:noProof/>
                <w:webHidden/>
              </w:rPr>
              <w:t>10</w:t>
            </w:r>
            <w:r>
              <w:rPr>
                <w:noProof/>
                <w:webHidden/>
              </w:rPr>
              <w:fldChar w:fldCharType="end"/>
            </w:r>
          </w:hyperlink>
        </w:p>
        <w:p w14:paraId="5F254C53" w14:textId="7D28EB14" w:rsidR="00CA40F7" w:rsidRDefault="00CA40F7">
          <w:pPr>
            <w:pStyle w:val="TOC4"/>
            <w:tabs>
              <w:tab w:val="right" w:leader="dot" w:pos="10456"/>
            </w:tabs>
            <w:rPr>
              <w:noProof/>
              <w:sz w:val="22"/>
              <w:szCs w:val="22"/>
              <w:lang w:eastAsia="en-IN"/>
            </w:rPr>
          </w:pPr>
          <w:hyperlink w:anchor="_Toc68564359" w:history="1">
            <w:r w:rsidRPr="0068705B">
              <w:rPr>
                <w:rStyle w:val="Hyperlink"/>
                <w:noProof/>
              </w:rPr>
              <w:t>Checking the Types of Data</w:t>
            </w:r>
            <w:r>
              <w:rPr>
                <w:noProof/>
                <w:webHidden/>
              </w:rPr>
              <w:tab/>
            </w:r>
            <w:r>
              <w:rPr>
                <w:noProof/>
                <w:webHidden/>
              </w:rPr>
              <w:fldChar w:fldCharType="begin"/>
            </w:r>
            <w:r>
              <w:rPr>
                <w:noProof/>
                <w:webHidden/>
              </w:rPr>
              <w:instrText xml:space="preserve"> PAGEREF _Toc68564359 \h </w:instrText>
            </w:r>
            <w:r>
              <w:rPr>
                <w:noProof/>
                <w:webHidden/>
              </w:rPr>
            </w:r>
            <w:r>
              <w:rPr>
                <w:noProof/>
                <w:webHidden/>
              </w:rPr>
              <w:fldChar w:fldCharType="separate"/>
            </w:r>
            <w:r>
              <w:rPr>
                <w:noProof/>
                <w:webHidden/>
              </w:rPr>
              <w:t>10</w:t>
            </w:r>
            <w:r>
              <w:rPr>
                <w:noProof/>
                <w:webHidden/>
              </w:rPr>
              <w:fldChar w:fldCharType="end"/>
            </w:r>
          </w:hyperlink>
        </w:p>
        <w:p w14:paraId="34EDE684" w14:textId="359B05E2" w:rsidR="00CA40F7" w:rsidRDefault="00CA40F7">
          <w:pPr>
            <w:pStyle w:val="TOC4"/>
            <w:tabs>
              <w:tab w:val="right" w:leader="dot" w:pos="10456"/>
            </w:tabs>
            <w:rPr>
              <w:noProof/>
              <w:sz w:val="22"/>
              <w:szCs w:val="22"/>
              <w:lang w:eastAsia="en-IN"/>
            </w:rPr>
          </w:pPr>
          <w:hyperlink w:anchor="_Toc68564360" w:history="1">
            <w:r w:rsidRPr="0068705B">
              <w:rPr>
                <w:rStyle w:val="Hyperlink"/>
                <w:noProof/>
              </w:rPr>
              <w:t>Finding the Outliers</w:t>
            </w:r>
            <w:r>
              <w:rPr>
                <w:noProof/>
                <w:webHidden/>
              </w:rPr>
              <w:tab/>
            </w:r>
            <w:r>
              <w:rPr>
                <w:noProof/>
                <w:webHidden/>
              </w:rPr>
              <w:fldChar w:fldCharType="begin"/>
            </w:r>
            <w:r>
              <w:rPr>
                <w:noProof/>
                <w:webHidden/>
              </w:rPr>
              <w:instrText xml:space="preserve"> PAGEREF _Toc68564360 \h </w:instrText>
            </w:r>
            <w:r>
              <w:rPr>
                <w:noProof/>
                <w:webHidden/>
              </w:rPr>
            </w:r>
            <w:r>
              <w:rPr>
                <w:noProof/>
                <w:webHidden/>
              </w:rPr>
              <w:fldChar w:fldCharType="separate"/>
            </w:r>
            <w:r>
              <w:rPr>
                <w:noProof/>
                <w:webHidden/>
              </w:rPr>
              <w:t>10</w:t>
            </w:r>
            <w:r>
              <w:rPr>
                <w:noProof/>
                <w:webHidden/>
              </w:rPr>
              <w:fldChar w:fldCharType="end"/>
            </w:r>
          </w:hyperlink>
        </w:p>
        <w:p w14:paraId="25B1320B" w14:textId="319E5344" w:rsidR="00CA40F7" w:rsidRDefault="00CA40F7">
          <w:pPr>
            <w:pStyle w:val="TOC4"/>
            <w:tabs>
              <w:tab w:val="right" w:leader="dot" w:pos="10456"/>
            </w:tabs>
            <w:rPr>
              <w:noProof/>
              <w:sz w:val="22"/>
              <w:szCs w:val="22"/>
              <w:lang w:eastAsia="en-IN"/>
            </w:rPr>
          </w:pPr>
          <w:hyperlink w:anchor="_Toc68564361" w:history="1">
            <w:r w:rsidRPr="0068705B">
              <w:rPr>
                <w:rStyle w:val="Hyperlink"/>
                <w:noProof/>
              </w:rPr>
              <w:t>Data Visualization</w:t>
            </w:r>
            <w:r>
              <w:rPr>
                <w:noProof/>
                <w:webHidden/>
              </w:rPr>
              <w:tab/>
            </w:r>
            <w:r>
              <w:rPr>
                <w:noProof/>
                <w:webHidden/>
              </w:rPr>
              <w:fldChar w:fldCharType="begin"/>
            </w:r>
            <w:r>
              <w:rPr>
                <w:noProof/>
                <w:webHidden/>
              </w:rPr>
              <w:instrText xml:space="preserve"> PAGEREF _Toc68564361 \h </w:instrText>
            </w:r>
            <w:r>
              <w:rPr>
                <w:noProof/>
                <w:webHidden/>
              </w:rPr>
            </w:r>
            <w:r>
              <w:rPr>
                <w:noProof/>
                <w:webHidden/>
              </w:rPr>
              <w:fldChar w:fldCharType="separate"/>
            </w:r>
            <w:r>
              <w:rPr>
                <w:noProof/>
                <w:webHidden/>
              </w:rPr>
              <w:t>10</w:t>
            </w:r>
            <w:r>
              <w:rPr>
                <w:noProof/>
                <w:webHidden/>
              </w:rPr>
              <w:fldChar w:fldCharType="end"/>
            </w:r>
          </w:hyperlink>
        </w:p>
        <w:p w14:paraId="19D98C8A" w14:textId="07EEC1A2" w:rsidR="00CA40F7" w:rsidRDefault="00CA40F7">
          <w:pPr>
            <w:pStyle w:val="TOC3"/>
            <w:tabs>
              <w:tab w:val="right" w:leader="dot" w:pos="10456"/>
            </w:tabs>
            <w:rPr>
              <w:noProof/>
              <w:sz w:val="22"/>
              <w:szCs w:val="22"/>
              <w:lang w:eastAsia="en-IN"/>
            </w:rPr>
          </w:pPr>
          <w:hyperlink w:anchor="_Toc68564362" w:history="1">
            <w:r w:rsidRPr="0068705B">
              <w:rPr>
                <w:rStyle w:val="Hyperlink"/>
                <w:noProof/>
              </w:rPr>
              <w:t>Data Pre-Processing</w:t>
            </w:r>
            <w:r>
              <w:rPr>
                <w:noProof/>
                <w:webHidden/>
              </w:rPr>
              <w:tab/>
            </w:r>
            <w:r>
              <w:rPr>
                <w:noProof/>
                <w:webHidden/>
              </w:rPr>
              <w:fldChar w:fldCharType="begin"/>
            </w:r>
            <w:r>
              <w:rPr>
                <w:noProof/>
                <w:webHidden/>
              </w:rPr>
              <w:instrText xml:space="preserve"> PAGEREF _Toc68564362 \h </w:instrText>
            </w:r>
            <w:r>
              <w:rPr>
                <w:noProof/>
                <w:webHidden/>
              </w:rPr>
            </w:r>
            <w:r>
              <w:rPr>
                <w:noProof/>
                <w:webHidden/>
              </w:rPr>
              <w:fldChar w:fldCharType="separate"/>
            </w:r>
            <w:r>
              <w:rPr>
                <w:noProof/>
                <w:webHidden/>
              </w:rPr>
              <w:t>11</w:t>
            </w:r>
            <w:r>
              <w:rPr>
                <w:noProof/>
                <w:webHidden/>
              </w:rPr>
              <w:fldChar w:fldCharType="end"/>
            </w:r>
          </w:hyperlink>
        </w:p>
        <w:p w14:paraId="49F15AFB" w14:textId="5BD6685A" w:rsidR="00CA40F7" w:rsidRDefault="00CA40F7">
          <w:pPr>
            <w:pStyle w:val="TOC4"/>
            <w:tabs>
              <w:tab w:val="right" w:leader="dot" w:pos="10456"/>
            </w:tabs>
            <w:rPr>
              <w:noProof/>
              <w:sz w:val="22"/>
              <w:szCs w:val="22"/>
              <w:lang w:eastAsia="en-IN"/>
            </w:rPr>
          </w:pPr>
          <w:hyperlink w:anchor="_Toc68564363" w:history="1">
            <w:r w:rsidRPr="0068705B">
              <w:rPr>
                <w:rStyle w:val="Hyperlink"/>
                <w:noProof/>
              </w:rPr>
              <w:t>Splitting the Data</w:t>
            </w:r>
            <w:r>
              <w:rPr>
                <w:noProof/>
                <w:webHidden/>
              </w:rPr>
              <w:tab/>
            </w:r>
            <w:r>
              <w:rPr>
                <w:noProof/>
                <w:webHidden/>
              </w:rPr>
              <w:fldChar w:fldCharType="begin"/>
            </w:r>
            <w:r>
              <w:rPr>
                <w:noProof/>
                <w:webHidden/>
              </w:rPr>
              <w:instrText xml:space="preserve"> PAGEREF _Toc68564363 \h </w:instrText>
            </w:r>
            <w:r>
              <w:rPr>
                <w:noProof/>
                <w:webHidden/>
              </w:rPr>
            </w:r>
            <w:r>
              <w:rPr>
                <w:noProof/>
                <w:webHidden/>
              </w:rPr>
              <w:fldChar w:fldCharType="separate"/>
            </w:r>
            <w:r>
              <w:rPr>
                <w:noProof/>
                <w:webHidden/>
              </w:rPr>
              <w:t>11</w:t>
            </w:r>
            <w:r>
              <w:rPr>
                <w:noProof/>
                <w:webHidden/>
              </w:rPr>
              <w:fldChar w:fldCharType="end"/>
            </w:r>
          </w:hyperlink>
        </w:p>
        <w:p w14:paraId="4B3C28A6" w14:textId="7A46024D" w:rsidR="00CA40F7" w:rsidRDefault="00CA40F7">
          <w:pPr>
            <w:pStyle w:val="TOC4"/>
            <w:tabs>
              <w:tab w:val="right" w:leader="dot" w:pos="10456"/>
            </w:tabs>
            <w:rPr>
              <w:noProof/>
              <w:sz w:val="22"/>
              <w:szCs w:val="22"/>
              <w:lang w:eastAsia="en-IN"/>
            </w:rPr>
          </w:pPr>
          <w:hyperlink w:anchor="_Toc68564364" w:history="1">
            <w:r w:rsidRPr="0068705B">
              <w:rPr>
                <w:rStyle w:val="Hyperlink"/>
                <w:noProof/>
              </w:rPr>
              <w:t>Checking for Missing Values</w:t>
            </w:r>
            <w:r>
              <w:rPr>
                <w:noProof/>
                <w:webHidden/>
              </w:rPr>
              <w:tab/>
            </w:r>
            <w:r>
              <w:rPr>
                <w:noProof/>
                <w:webHidden/>
              </w:rPr>
              <w:fldChar w:fldCharType="begin"/>
            </w:r>
            <w:r>
              <w:rPr>
                <w:noProof/>
                <w:webHidden/>
              </w:rPr>
              <w:instrText xml:space="preserve"> PAGEREF _Toc68564364 \h </w:instrText>
            </w:r>
            <w:r>
              <w:rPr>
                <w:noProof/>
                <w:webHidden/>
              </w:rPr>
            </w:r>
            <w:r>
              <w:rPr>
                <w:noProof/>
                <w:webHidden/>
              </w:rPr>
              <w:fldChar w:fldCharType="separate"/>
            </w:r>
            <w:r>
              <w:rPr>
                <w:noProof/>
                <w:webHidden/>
              </w:rPr>
              <w:t>11</w:t>
            </w:r>
            <w:r>
              <w:rPr>
                <w:noProof/>
                <w:webHidden/>
              </w:rPr>
              <w:fldChar w:fldCharType="end"/>
            </w:r>
          </w:hyperlink>
        </w:p>
        <w:p w14:paraId="5DF03D7F" w14:textId="2F331A0D" w:rsidR="00CA40F7" w:rsidRDefault="00CA40F7">
          <w:pPr>
            <w:pStyle w:val="TOC4"/>
            <w:tabs>
              <w:tab w:val="right" w:leader="dot" w:pos="10456"/>
            </w:tabs>
            <w:rPr>
              <w:noProof/>
              <w:sz w:val="22"/>
              <w:szCs w:val="22"/>
              <w:lang w:eastAsia="en-IN"/>
            </w:rPr>
          </w:pPr>
          <w:hyperlink w:anchor="_Toc68564365" w:history="1">
            <w:r w:rsidRPr="0068705B">
              <w:rPr>
                <w:rStyle w:val="Hyperlink"/>
                <w:noProof/>
              </w:rPr>
              <w:t>Checking Categorical Features</w:t>
            </w:r>
            <w:r>
              <w:rPr>
                <w:noProof/>
                <w:webHidden/>
              </w:rPr>
              <w:tab/>
            </w:r>
            <w:r>
              <w:rPr>
                <w:noProof/>
                <w:webHidden/>
              </w:rPr>
              <w:fldChar w:fldCharType="begin"/>
            </w:r>
            <w:r>
              <w:rPr>
                <w:noProof/>
                <w:webHidden/>
              </w:rPr>
              <w:instrText xml:space="preserve"> PAGEREF _Toc68564365 \h </w:instrText>
            </w:r>
            <w:r>
              <w:rPr>
                <w:noProof/>
                <w:webHidden/>
              </w:rPr>
            </w:r>
            <w:r>
              <w:rPr>
                <w:noProof/>
                <w:webHidden/>
              </w:rPr>
              <w:fldChar w:fldCharType="separate"/>
            </w:r>
            <w:r>
              <w:rPr>
                <w:noProof/>
                <w:webHidden/>
              </w:rPr>
              <w:t>11</w:t>
            </w:r>
            <w:r>
              <w:rPr>
                <w:noProof/>
                <w:webHidden/>
              </w:rPr>
              <w:fldChar w:fldCharType="end"/>
            </w:r>
          </w:hyperlink>
        </w:p>
        <w:p w14:paraId="64741F21" w14:textId="748CCF66" w:rsidR="00CA40F7" w:rsidRDefault="00CA40F7">
          <w:pPr>
            <w:pStyle w:val="TOC4"/>
            <w:tabs>
              <w:tab w:val="right" w:leader="dot" w:pos="10456"/>
            </w:tabs>
            <w:rPr>
              <w:noProof/>
              <w:sz w:val="22"/>
              <w:szCs w:val="22"/>
              <w:lang w:eastAsia="en-IN"/>
            </w:rPr>
          </w:pPr>
          <w:hyperlink w:anchor="_Toc68564366" w:history="1">
            <w:r w:rsidRPr="0068705B">
              <w:rPr>
                <w:rStyle w:val="Hyperlink"/>
                <w:noProof/>
              </w:rPr>
              <w:t>Normalizing Dataset</w:t>
            </w:r>
            <w:r>
              <w:rPr>
                <w:noProof/>
                <w:webHidden/>
              </w:rPr>
              <w:tab/>
            </w:r>
            <w:r>
              <w:rPr>
                <w:noProof/>
                <w:webHidden/>
              </w:rPr>
              <w:fldChar w:fldCharType="begin"/>
            </w:r>
            <w:r>
              <w:rPr>
                <w:noProof/>
                <w:webHidden/>
              </w:rPr>
              <w:instrText xml:space="preserve"> PAGEREF _Toc68564366 \h </w:instrText>
            </w:r>
            <w:r>
              <w:rPr>
                <w:noProof/>
                <w:webHidden/>
              </w:rPr>
            </w:r>
            <w:r>
              <w:rPr>
                <w:noProof/>
                <w:webHidden/>
              </w:rPr>
              <w:fldChar w:fldCharType="separate"/>
            </w:r>
            <w:r>
              <w:rPr>
                <w:noProof/>
                <w:webHidden/>
              </w:rPr>
              <w:t>11</w:t>
            </w:r>
            <w:r>
              <w:rPr>
                <w:noProof/>
                <w:webHidden/>
              </w:rPr>
              <w:fldChar w:fldCharType="end"/>
            </w:r>
          </w:hyperlink>
        </w:p>
        <w:p w14:paraId="55DB27B4" w14:textId="36C428F5" w:rsidR="00CA40F7" w:rsidRDefault="00CA40F7">
          <w:pPr>
            <w:pStyle w:val="TOC3"/>
            <w:tabs>
              <w:tab w:val="right" w:leader="dot" w:pos="10456"/>
            </w:tabs>
            <w:rPr>
              <w:noProof/>
              <w:sz w:val="22"/>
              <w:szCs w:val="22"/>
              <w:lang w:eastAsia="en-IN"/>
            </w:rPr>
          </w:pPr>
          <w:hyperlink w:anchor="_Toc68564367" w:history="1">
            <w:r w:rsidRPr="0068705B">
              <w:rPr>
                <w:rStyle w:val="Hyperlink"/>
                <w:noProof/>
              </w:rPr>
              <w:t>Feature Transformation</w:t>
            </w:r>
            <w:r>
              <w:rPr>
                <w:noProof/>
                <w:webHidden/>
              </w:rPr>
              <w:tab/>
            </w:r>
            <w:r>
              <w:rPr>
                <w:noProof/>
                <w:webHidden/>
              </w:rPr>
              <w:fldChar w:fldCharType="begin"/>
            </w:r>
            <w:r>
              <w:rPr>
                <w:noProof/>
                <w:webHidden/>
              </w:rPr>
              <w:instrText xml:space="preserve"> PAGEREF _Toc68564367 \h </w:instrText>
            </w:r>
            <w:r>
              <w:rPr>
                <w:noProof/>
                <w:webHidden/>
              </w:rPr>
            </w:r>
            <w:r>
              <w:rPr>
                <w:noProof/>
                <w:webHidden/>
              </w:rPr>
              <w:fldChar w:fldCharType="separate"/>
            </w:r>
            <w:r>
              <w:rPr>
                <w:noProof/>
                <w:webHidden/>
              </w:rPr>
              <w:t>11</w:t>
            </w:r>
            <w:r>
              <w:rPr>
                <w:noProof/>
                <w:webHidden/>
              </w:rPr>
              <w:fldChar w:fldCharType="end"/>
            </w:r>
          </w:hyperlink>
        </w:p>
        <w:p w14:paraId="538F01C0" w14:textId="010D51BF" w:rsidR="00CA40F7" w:rsidRDefault="00CA40F7">
          <w:pPr>
            <w:pStyle w:val="TOC4"/>
            <w:tabs>
              <w:tab w:val="right" w:leader="dot" w:pos="10456"/>
            </w:tabs>
            <w:rPr>
              <w:noProof/>
              <w:sz w:val="22"/>
              <w:szCs w:val="22"/>
              <w:lang w:eastAsia="en-IN"/>
            </w:rPr>
          </w:pPr>
          <w:hyperlink w:anchor="_Toc68564368" w:history="1">
            <w:r w:rsidRPr="0068705B">
              <w:rPr>
                <w:rStyle w:val="Hyperlink"/>
                <w:noProof/>
              </w:rPr>
              <w:t>Why do we need Feature Transformation and Scaling?</w:t>
            </w:r>
            <w:r>
              <w:rPr>
                <w:noProof/>
                <w:webHidden/>
              </w:rPr>
              <w:tab/>
            </w:r>
            <w:r>
              <w:rPr>
                <w:noProof/>
                <w:webHidden/>
              </w:rPr>
              <w:fldChar w:fldCharType="begin"/>
            </w:r>
            <w:r>
              <w:rPr>
                <w:noProof/>
                <w:webHidden/>
              </w:rPr>
              <w:instrText xml:space="preserve"> PAGEREF _Toc68564368 \h </w:instrText>
            </w:r>
            <w:r>
              <w:rPr>
                <w:noProof/>
                <w:webHidden/>
              </w:rPr>
            </w:r>
            <w:r>
              <w:rPr>
                <w:noProof/>
                <w:webHidden/>
              </w:rPr>
              <w:fldChar w:fldCharType="separate"/>
            </w:r>
            <w:r>
              <w:rPr>
                <w:noProof/>
                <w:webHidden/>
              </w:rPr>
              <w:t>11</w:t>
            </w:r>
            <w:r>
              <w:rPr>
                <w:noProof/>
                <w:webHidden/>
              </w:rPr>
              <w:fldChar w:fldCharType="end"/>
            </w:r>
          </w:hyperlink>
        </w:p>
        <w:p w14:paraId="30430907" w14:textId="709DC0A5" w:rsidR="00CA40F7" w:rsidRDefault="00CA40F7">
          <w:pPr>
            <w:pStyle w:val="TOC4"/>
            <w:tabs>
              <w:tab w:val="right" w:leader="dot" w:pos="10456"/>
            </w:tabs>
            <w:rPr>
              <w:noProof/>
              <w:sz w:val="22"/>
              <w:szCs w:val="22"/>
              <w:lang w:eastAsia="en-IN"/>
            </w:rPr>
          </w:pPr>
          <w:hyperlink w:anchor="_Toc68564369" w:history="1">
            <w:r w:rsidRPr="0068705B">
              <w:rPr>
                <w:rStyle w:val="Hyperlink"/>
                <w:noProof/>
              </w:rPr>
              <w:t>Feature Transformations used in the Models</w:t>
            </w:r>
            <w:r>
              <w:rPr>
                <w:noProof/>
                <w:webHidden/>
              </w:rPr>
              <w:tab/>
            </w:r>
            <w:r>
              <w:rPr>
                <w:noProof/>
                <w:webHidden/>
              </w:rPr>
              <w:fldChar w:fldCharType="begin"/>
            </w:r>
            <w:r>
              <w:rPr>
                <w:noProof/>
                <w:webHidden/>
              </w:rPr>
              <w:instrText xml:space="preserve"> PAGEREF _Toc68564369 \h </w:instrText>
            </w:r>
            <w:r>
              <w:rPr>
                <w:noProof/>
                <w:webHidden/>
              </w:rPr>
            </w:r>
            <w:r>
              <w:rPr>
                <w:noProof/>
                <w:webHidden/>
              </w:rPr>
              <w:fldChar w:fldCharType="separate"/>
            </w:r>
            <w:r>
              <w:rPr>
                <w:noProof/>
                <w:webHidden/>
              </w:rPr>
              <w:t>12</w:t>
            </w:r>
            <w:r>
              <w:rPr>
                <w:noProof/>
                <w:webHidden/>
              </w:rPr>
              <w:fldChar w:fldCharType="end"/>
            </w:r>
          </w:hyperlink>
        </w:p>
        <w:p w14:paraId="16BE2910" w14:textId="61D0D38C" w:rsidR="00CA40F7" w:rsidRDefault="00CA40F7">
          <w:pPr>
            <w:pStyle w:val="TOC5"/>
            <w:tabs>
              <w:tab w:val="right" w:leader="dot" w:pos="10456"/>
            </w:tabs>
            <w:rPr>
              <w:noProof/>
              <w:sz w:val="22"/>
              <w:szCs w:val="22"/>
              <w:lang w:eastAsia="en-IN"/>
            </w:rPr>
          </w:pPr>
          <w:hyperlink w:anchor="_Toc68564370" w:history="1">
            <w:r w:rsidRPr="0068705B">
              <w:rPr>
                <w:rStyle w:val="Hyperlink"/>
                <w:noProof/>
              </w:rPr>
              <w:t>MaxAbs Scalar</w:t>
            </w:r>
            <w:r>
              <w:rPr>
                <w:noProof/>
                <w:webHidden/>
              </w:rPr>
              <w:tab/>
            </w:r>
            <w:r>
              <w:rPr>
                <w:noProof/>
                <w:webHidden/>
              </w:rPr>
              <w:fldChar w:fldCharType="begin"/>
            </w:r>
            <w:r>
              <w:rPr>
                <w:noProof/>
                <w:webHidden/>
              </w:rPr>
              <w:instrText xml:space="preserve"> PAGEREF _Toc68564370 \h </w:instrText>
            </w:r>
            <w:r>
              <w:rPr>
                <w:noProof/>
                <w:webHidden/>
              </w:rPr>
            </w:r>
            <w:r>
              <w:rPr>
                <w:noProof/>
                <w:webHidden/>
              </w:rPr>
              <w:fldChar w:fldCharType="separate"/>
            </w:r>
            <w:r>
              <w:rPr>
                <w:noProof/>
                <w:webHidden/>
              </w:rPr>
              <w:t>12</w:t>
            </w:r>
            <w:r>
              <w:rPr>
                <w:noProof/>
                <w:webHidden/>
              </w:rPr>
              <w:fldChar w:fldCharType="end"/>
            </w:r>
          </w:hyperlink>
        </w:p>
        <w:p w14:paraId="183A0449" w14:textId="695FDBAB" w:rsidR="00CA40F7" w:rsidRDefault="00CA40F7">
          <w:pPr>
            <w:pStyle w:val="TOC5"/>
            <w:tabs>
              <w:tab w:val="right" w:leader="dot" w:pos="10456"/>
            </w:tabs>
            <w:rPr>
              <w:noProof/>
              <w:sz w:val="22"/>
              <w:szCs w:val="22"/>
              <w:lang w:eastAsia="en-IN"/>
            </w:rPr>
          </w:pPr>
          <w:hyperlink w:anchor="_Toc68564371" w:history="1">
            <w:r w:rsidRPr="0068705B">
              <w:rPr>
                <w:rStyle w:val="Hyperlink"/>
                <w:noProof/>
              </w:rPr>
              <w:t>Robust Scalar</w:t>
            </w:r>
            <w:r>
              <w:rPr>
                <w:noProof/>
                <w:webHidden/>
              </w:rPr>
              <w:tab/>
            </w:r>
            <w:r>
              <w:rPr>
                <w:noProof/>
                <w:webHidden/>
              </w:rPr>
              <w:fldChar w:fldCharType="begin"/>
            </w:r>
            <w:r>
              <w:rPr>
                <w:noProof/>
                <w:webHidden/>
              </w:rPr>
              <w:instrText xml:space="preserve"> PAGEREF _Toc68564371 \h </w:instrText>
            </w:r>
            <w:r>
              <w:rPr>
                <w:noProof/>
                <w:webHidden/>
              </w:rPr>
            </w:r>
            <w:r>
              <w:rPr>
                <w:noProof/>
                <w:webHidden/>
              </w:rPr>
              <w:fldChar w:fldCharType="separate"/>
            </w:r>
            <w:r>
              <w:rPr>
                <w:noProof/>
                <w:webHidden/>
              </w:rPr>
              <w:t>12</w:t>
            </w:r>
            <w:r>
              <w:rPr>
                <w:noProof/>
                <w:webHidden/>
              </w:rPr>
              <w:fldChar w:fldCharType="end"/>
            </w:r>
          </w:hyperlink>
        </w:p>
        <w:p w14:paraId="04C32436" w14:textId="63573153" w:rsidR="00CA40F7" w:rsidRDefault="00CA40F7">
          <w:pPr>
            <w:pStyle w:val="TOC5"/>
            <w:tabs>
              <w:tab w:val="right" w:leader="dot" w:pos="10456"/>
            </w:tabs>
            <w:rPr>
              <w:noProof/>
              <w:sz w:val="22"/>
              <w:szCs w:val="22"/>
              <w:lang w:eastAsia="en-IN"/>
            </w:rPr>
          </w:pPr>
          <w:hyperlink w:anchor="_Toc68564372" w:history="1">
            <w:r w:rsidRPr="0068705B">
              <w:rPr>
                <w:rStyle w:val="Hyperlink"/>
                <w:noProof/>
              </w:rPr>
              <w:t>Unit Vector Scaler</w:t>
            </w:r>
            <w:r>
              <w:rPr>
                <w:noProof/>
                <w:webHidden/>
              </w:rPr>
              <w:tab/>
            </w:r>
            <w:r>
              <w:rPr>
                <w:noProof/>
                <w:webHidden/>
              </w:rPr>
              <w:fldChar w:fldCharType="begin"/>
            </w:r>
            <w:r>
              <w:rPr>
                <w:noProof/>
                <w:webHidden/>
              </w:rPr>
              <w:instrText xml:space="preserve"> PAGEREF _Toc68564372 \h </w:instrText>
            </w:r>
            <w:r>
              <w:rPr>
                <w:noProof/>
                <w:webHidden/>
              </w:rPr>
            </w:r>
            <w:r>
              <w:rPr>
                <w:noProof/>
                <w:webHidden/>
              </w:rPr>
              <w:fldChar w:fldCharType="separate"/>
            </w:r>
            <w:r>
              <w:rPr>
                <w:noProof/>
                <w:webHidden/>
              </w:rPr>
              <w:t>12</w:t>
            </w:r>
            <w:r>
              <w:rPr>
                <w:noProof/>
                <w:webHidden/>
              </w:rPr>
              <w:fldChar w:fldCharType="end"/>
            </w:r>
          </w:hyperlink>
        </w:p>
        <w:p w14:paraId="4D50EE3A" w14:textId="0D8BB3BF" w:rsidR="00CA40F7" w:rsidRDefault="00CA40F7">
          <w:pPr>
            <w:pStyle w:val="TOC3"/>
            <w:tabs>
              <w:tab w:val="right" w:leader="dot" w:pos="10456"/>
            </w:tabs>
            <w:rPr>
              <w:noProof/>
              <w:sz w:val="22"/>
              <w:szCs w:val="22"/>
              <w:lang w:eastAsia="en-IN"/>
            </w:rPr>
          </w:pPr>
          <w:hyperlink w:anchor="_Toc68564373" w:history="1">
            <w:r w:rsidRPr="0068705B">
              <w:rPr>
                <w:rStyle w:val="Hyperlink"/>
                <w:noProof/>
              </w:rPr>
              <w:t>Feature Selection</w:t>
            </w:r>
            <w:r>
              <w:rPr>
                <w:noProof/>
                <w:webHidden/>
              </w:rPr>
              <w:tab/>
            </w:r>
            <w:r>
              <w:rPr>
                <w:noProof/>
                <w:webHidden/>
              </w:rPr>
              <w:fldChar w:fldCharType="begin"/>
            </w:r>
            <w:r>
              <w:rPr>
                <w:noProof/>
                <w:webHidden/>
              </w:rPr>
              <w:instrText xml:space="preserve"> PAGEREF _Toc68564373 \h </w:instrText>
            </w:r>
            <w:r>
              <w:rPr>
                <w:noProof/>
                <w:webHidden/>
              </w:rPr>
            </w:r>
            <w:r>
              <w:rPr>
                <w:noProof/>
                <w:webHidden/>
              </w:rPr>
              <w:fldChar w:fldCharType="separate"/>
            </w:r>
            <w:r>
              <w:rPr>
                <w:noProof/>
                <w:webHidden/>
              </w:rPr>
              <w:t>12</w:t>
            </w:r>
            <w:r>
              <w:rPr>
                <w:noProof/>
                <w:webHidden/>
              </w:rPr>
              <w:fldChar w:fldCharType="end"/>
            </w:r>
          </w:hyperlink>
        </w:p>
        <w:p w14:paraId="34D01345" w14:textId="7F5F0E5D" w:rsidR="00CA40F7" w:rsidRDefault="00CA40F7">
          <w:pPr>
            <w:pStyle w:val="TOC4"/>
            <w:tabs>
              <w:tab w:val="right" w:leader="dot" w:pos="10456"/>
            </w:tabs>
            <w:rPr>
              <w:noProof/>
              <w:sz w:val="22"/>
              <w:szCs w:val="22"/>
              <w:lang w:eastAsia="en-IN"/>
            </w:rPr>
          </w:pPr>
          <w:hyperlink w:anchor="_Toc68564374" w:history="1">
            <w:r w:rsidRPr="0068705B">
              <w:rPr>
                <w:rStyle w:val="Hyperlink"/>
                <w:noProof/>
              </w:rPr>
              <w:t>Principal Component Analysis</w:t>
            </w:r>
            <w:r>
              <w:rPr>
                <w:noProof/>
                <w:webHidden/>
              </w:rPr>
              <w:tab/>
            </w:r>
            <w:r>
              <w:rPr>
                <w:noProof/>
                <w:webHidden/>
              </w:rPr>
              <w:fldChar w:fldCharType="begin"/>
            </w:r>
            <w:r>
              <w:rPr>
                <w:noProof/>
                <w:webHidden/>
              </w:rPr>
              <w:instrText xml:space="preserve"> PAGEREF _Toc68564374 \h </w:instrText>
            </w:r>
            <w:r>
              <w:rPr>
                <w:noProof/>
                <w:webHidden/>
              </w:rPr>
            </w:r>
            <w:r>
              <w:rPr>
                <w:noProof/>
                <w:webHidden/>
              </w:rPr>
              <w:fldChar w:fldCharType="separate"/>
            </w:r>
            <w:r>
              <w:rPr>
                <w:noProof/>
                <w:webHidden/>
              </w:rPr>
              <w:t>13</w:t>
            </w:r>
            <w:r>
              <w:rPr>
                <w:noProof/>
                <w:webHidden/>
              </w:rPr>
              <w:fldChar w:fldCharType="end"/>
            </w:r>
          </w:hyperlink>
        </w:p>
        <w:p w14:paraId="2D7FFCA2" w14:textId="7414C5FD" w:rsidR="00CA40F7" w:rsidRDefault="00CA40F7">
          <w:pPr>
            <w:pStyle w:val="TOC4"/>
            <w:tabs>
              <w:tab w:val="right" w:leader="dot" w:pos="10456"/>
            </w:tabs>
            <w:rPr>
              <w:noProof/>
              <w:sz w:val="22"/>
              <w:szCs w:val="22"/>
              <w:lang w:eastAsia="en-IN"/>
            </w:rPr>
          </w:pPr>
          <w:hyperlink w:anchor="_Toc68564375" w:history="1">
            <w:r w:rsidRPr="0068705B">
              <w:rPr>
                <w:rStyle w:val="Hyperlink"/>
                <w:rFonts w:eastAsia="Times New Roman"/>
                <w:noProof/>
                <w:lang w:eastAsia="en-IN"/>
              </w:rPr>
              <w:t>Linear Discriminant Analysis</w:t>
            </w:r>
            <w:r>
              <w:rPr>
                <w:noProof/>
                <w:webHidden/>
              </w:rPr>
              <w:tab/>
            </w:r>
            <w:r>
              <w:rPr>
                <w:noProof/>
                <w:webHidden/>
              </w:rPr>
              <w:fldChar w:fldCharType="begin"/>
            </w:r>
            <w:r>
              <w:rPr>
                <w:noProof/>
                <w:webHidden/>
              </w:rPr>
              <w:instrText xml:space="preserve"> PAGEREF _Toc68564375 \h </w:instrText>
            </w:r>
            <w:r>
              <w:rPr>
                <w:noProof/>
                <w:webHidden/>
              </w:rPr>
            </w:r>
            <w:r>
              <w:rPr>
                <w:noProof/>
                <w:webHidden/>
              </w:rPr>
              <w:fldChar w:fldCharType="separate"/>
            </w:r>
            <w:r>
              <w:rPr>
                <w:noProof/>
                <w:webHidden/>
              </w:rPr>
              <w:t>13</w:t>
            </w:r>
            <w:r>
              <w:rPr>
                <w:noProof/>
                <w:webHidden/>
              </w:rPr>
              <w:fldChar w:fldCharType="end"/>
            </w:r>
          </w:hyperlink>
        </w:p>
        <w:p w14:paraId="220BA008" w14:textId="1ED292FD" w:rsidR="00CA40F7" w:rsidRDefault="00CA40F7">
          <w:pPr>
            <w:pStyle w:val="TOC3"/>
            <w:tabs>
              <w:tab w:val="right" w:leader="dot" w:pos="10456"/>
            </w:tabs>
            <w:rPr>
              <w:noProof/>
              <w:sz w:val="22"/>
              <w:szCs w:val="22"/>
              <w:lang w:eastAsia="en-IN"/>
            </w:rPr>
          </w:pPr>
          <w:hyperlink w:anchor="_Toc68564376" w:history="1">
            <w:r w:rsidRPr="0068705B">
              <w:rPr>
                <w:rStyle w:val="Hyperlink"/>
                <w:noProof/>
              </w:rPr>
              <w:t>Model Selection</w:t>
            </w:r>
            <w:r>
              <w:rPr>
                <w:noProof/>
                <w:webHidden/>
              </w:rPr>
              <w:tab/>
            </w:r>
            <w:r>
              <w:rPr>
                <w:noProof/>
                <w:webHidden/>
              </w:rPr>
              <w:fldChar w:fldCharType="begin"/>
            </w:r>
            <w:r>
              <w:rPr>
                <w:noProof/>
                <w:webHidden/>
              </w:rPr>
              <w:instrText xml:space="preserve"> PAGEREF _Toc68564376 \h </w:instrText>
            </w:r>
            <w:r>
              <w:rPr>
                <w:noProof/>
                <w:webHidden/>
              </w:rPr>
            </w:r>
            <w:r>
              <w:rPr>
                <w:noProof/>
                <w:webHidden/>
              </w:rPr>
              <w:fldChar w:fldCharType="separate"/>
            </w:r>
            <w:r>
              <w:rPr>
                <w:noProof/>
                <w:webHidden/>
              </w:rPr>
              <w:t>13</w:t>
            </w:r>
            <w:r>
              <w:rPr>
                <w:noProof/>
                <w:webHidden/>
              </w:rPr>
              <w:fldChar w:fldCharType="end"/>
            </w:r>
          </w:hyperlink>
        </w:p>
        <w:p w14:paraId="330709D4" w14:textId="63A7CFC2" w:rsidR="00CA40F7" w:rsidRDefault="00CA40F7">
          <w:pPr>
            <w:pStyle w:val="TOC3"/>
            <w:tabs>
              <w:tab w:val="right" w:leader="dot" w:pos="10456"/>
            </w:tabs>
            <w:rPr>
              <w:noProof/>
              <w:sz w:val="22"/>
              <w:szCs w:val="22"/>
              <w:lang w:eastAsia="en-IN"/>
            </w:rPr>
          </w:pPr>
          <w:hyperlink w:anchor="_Toc68564377" w:history="1">
            <w:r w:rsidRPr="0068705B">
              <w:rPr>
                <w:rStyle w:val="Hyperlink"/>
                <w:noProof/>
              </w:rPr>
              <w:t>Model Training</w:t>
            </w:r>
            <w:r>
              <w:rPr>
                <w:noProof/>
                <w:webHidden/>
              </w:rPr>
              <w:tab/>
            </w:r>
            <w:r>
              <w:rPr>
                <w:noProof/>
                <w:webHidden/>
              </w:rPr>
              <w:fldChar w:fldCharType="begin"/>
            </w:r>
            <w:r>
              <w:rPr>
                <w:noProof/>
                <w:webHidden/>
              </w:rPr>
              <w:instrText xml:space="preserve"> PAGEREF _Toc68564377 \h </w:instrText>
            </w:r>
            <w:r>
              <w:rPr>
                <w:noProof/>
                <w:webHidden/>
              </w:rPr>
            </w:r>
            <w:r>
              <w:rPr>
                <w:noProof/>
                <w:webHidden/>
              </w:rPr>
              <w:fldChar w:fldCharType="separate"/>
            </w:r>
            <w:r>
              <w:rPr>
                <w:noProof/>
                <w:webHidden/>
              </w:rPr>
              <w:t>13</w:t>
            </w:r>
            <w:r>
              <w:rPr>
                <w:noProof/>
                <w:webHidden/>
              </w:rPr>
              <w:fldChar w:fldCharType="end"/>
            </w:r>
          </w:hyperlink>
        </w:p>
        <w:p w14:paraId="3010E953" w14:textId="4124D44E" w:rsidR="00CA40F7" w:rsidRDefault="00CA40F7">
          <w:pPr>
            <w:pStyle w:val="TOC3"/>
            <w:tabs>
              <w:tab w:val="right" w:leader="dot" w:pos="10456"/>
            </w:tabs>
            <w:rPr>
              <w:noProof/>
              <w:sz w:val="22"/>
              <w:szCs w:val="22"/>
              <w:lang w:eastAsia="en-IN"/>
            </w:rPr>
          </w:pPr>
          <w:hyperlink w:anchor="_Toc68564378" w:history="1">
            <w:r w:rsidRPr="0068705B">
              <w:rPr>
                <w:rStyle w:val="Hyperlink"/>
                <w:noProof/>
              </w:rPr>
              <w:t>Model Evaluation</w:t>
            </w:r>
            <w:r>
              <w:rPr>
                <w:noProof/>
                <w:webHidden/>
              </w:rPr>
              <w:tab/>
            </w:r>
            <w:r>
              <w:rPr>
                <w:noProof/>
                <w:webHidden/>
              </w:rPr>
              <w:fldChar w:fldCharType="begin"/>
            </w:r>
            <w:r>
              <w:rPr>
                <w:noProof/>
                <w:webHidden/>
              </w:rPr>
              <w:instrText xml:space="preserve"> PAGEREF _Toc68564378 \h </w:instrText>
            </w:r>
            <w:r>
              <w:rPr>
                <w:noProof/>
                <w:webHidden/>
              </w:rPr>
            </w:r>
            <w:r>
              <w:rPr>
                <w:noProof/>
                <w:webHidden/>
              </w:rPr>
              <w:fldChar w:fldCharType="separate"/>
            </w:r>
            <w:r>
              <w:rPr>
                <w:noProof/>
                <w:webHidden/>
              </w:rPr>
              <w:t>13</w:t>
            </w:r>
            <w:r>
              <w:rPr>
                <w:noProof/>
                <w:webHidden/>
              </w:rPr>
              <w:fldChar w:fldCharType="end"/>
            </w:r>
          </w:hyperlink>
        </w:p>
        <w:p w14:paraId="13D3F0CB" w14:textId="6A82C07F" w:rsidR="00CA40F7" w:rsidRDefault="00CA40F7">
          <w:pPr>
            <w:pStyle w:val="TOC1"/>
            <w:tabs>
              <w:tab w:val="right" w:leader="dot" w:pos="10456"/>
            </w:tabs>
            <w:rPr>
              <w:noProof/>
              <w:sz w:val="22"/>
              <w:szCs w:val="22"/>
              <w:lang w:eastAsia="en-IN"/>
            </w:rPr>
          </w:pPr>
          <w:hyperlink w:anchor="_Toc68564379" w:history="1">
            <w:r w:rsidRPr="0068705B">
              <w:rPr>
                <w:rStyle w:val="Hyperlink"/>
                <w:noProof/>
              </w:rPr>
              <w:t>Comparative study on various subtitles:</w:t>
            </w:r>
            <w:r>
              <w:rPr>
                <w:noProof/>
                <w:webHidden/>
              </w:rPr>
              <w:tab/>
            </w:r>
            <w:r>
              <w:rPr>
                <w:noProof/>
                <w:webHidden/>
              </w:rPr>
              <w:fldChar w:fldCharType="begin"/>
            </w:r>
            <w:r>
              <w:rPr>
                <w:noProof/>
                <w:webHidden/>
              </w:rPr>
              <w:instrText xml:space="preserve"> PAGEREF _Toc68564379 \h </w:instrText>
            </w:r>
            <w:r>
              <w:rPr>
                <w:noProof/>
                <w:webHidden/>
              </w:rPr>
            </w:r>
            <w:r>
              <w:rPr>
                <w:noProof/>
                <w:webHidden/>
              </w:rPr>
              <w:fldChar w:fldCharType="separate"/>
            </w:r>
            <w:r>
              <w:rPr>
                <w:noProof/>
                <w:webHidden/>
              </w:rPr>
              <w:t>14</w:t>
            </w:r>
            <w:r>
              <w:rPr>
                <w:noProof/>
                <w:webHidden/>
              </w:rPr>
              <w:fldChar w:fldCharType="end"/>
            </w:r>
          </w:hyperlink>
        </w:p>
        <w:p w14:paraId="44C954D7" w14:textId="33EECD1E" w:rsidR="00CA40F7" w:rsidRDefault="00CA40F7">
          <w:pPr>
            <w:pStyle w:val="TOC2"/>
            <w:tabs>
              <w:tab w:val="right" w:leader="dot" w:pos="10456"/>
            </w:tabs>
            <w:rPr>
              <w:noProof/>
              <w:sz w:val="22"/>
              <w:szCs w:val="22"/>
              <w:lang w:eastAsia="en-IN"/>
            </w:rPr>
          </w:pPr>
          <w:hyperlink w:anchor="_Toc68564380" w:history="1">
            <w:r w:rsidRPr="0068705B">
              <w:rPr>
                <w:rStyle w:val="Hyperlink"/>
                <w:noProof/>
              </w:rPr>
              <w:t>Literature Survey</w:t>
            </w:r>
            <w:r>
              <w:rPr>
                <w:noProof/>
                <w:webHidden/>
              </w:rPr>
              <w:tab/>
            </w:r>
            <w:r>
              <w:rPr>
                <w:noProof/>
                <w:webHidden/>
              </w:rPr>
              <w:fldChar w:fldCharType="begin"/>
            </w:r>
            <w:r>
              <w:rPr>
                <w:noProof/>
                <w:webHidden/>
              </w:rPr>
              <w:instrText xml:space="preserve"> PAGEREF _Toc68564380 \h </w:instrText>
            </w:r>
            <w:r>
              <w:rPr>
                <w:noProof/>
                <w:webHidden/>
              </w:rPr>
            </w:r>
            <w:r>
              <w:rPr>
                <w:noProof/>
                <w:webHidden/>
              </w:rPr>
              <w:fldChar w:fldCharType="separate"/>
            </w:r>
            <w:r>
              <w:rPr>
                <w:noProof/>
                <w:webHidden/>
              </w:rPr>
              <w:t>14</w:t>
            </w:r>
            <w:r>
              <w:rPr>
                <w:noProof/>
                <w:webHidden/>
              </w:rPr>
              <w:fldChar w:fldCharType="end"/>
            </w:r>
          </w:hyperlink>
        </w:p>
        <w:p w14:paraId="7AC8A5AD" w14:textId="4FDDF26E" w:rsidR="00CA40F7" w:rsidRDefault="00CA40F7">
          <w:pPr>
            <w:pStyle w:val="TOC2"/>
            <w:tabs>
              <w:tab w:val="right" w:leader="dot" w:pos="10456"/>
            </w:tabs>
            <w:rPr>
              <w:noProof/>
              <w:sz w:val="22"/>
              <w:szCs w:val="22"/>
              <w:lang w:eastAsia="en-IN"/>
            </w:rPr>
          </w:pPr>
          <w:hyperlink w:anchor="_Toc68564381" w:history="1">
            <w:r w:rsidRPr="0068705B">
              <w:rPr>
                <w:rStyle w:val="Hyperlink"/>
                <w:noProof/>
              </w:rPr>
              <w:t>Grouping</w:t>
            </w:r>
            <w:r>
              <w:rPr>
                <w:noProof/>
                <w:webHidden/>
              </w:rPr>
              <w:tab/>
            </w:r>
            <w:r>
              <w:rPr>
                <w:noProof/>
                <w:webHidden/>
              </w:rPr>
              <w:fldChar w:fldCharType="begin"/>
            </w:r>
            <w:r>
              <w:rPr>
                <w:noProof/>
                <w:webHidden/>
              </w:rPr>
              <w:instrText xml:space="preserve"> PAGEREF _Toc68564381 \h </w:instrText>
            </w:r>
            <w:r>
              <w:rPr>
                <w:noProof/>
                <w:webHidden/>
              </w:rPr>
            </w:r>
            <w:r>
              <w:rPr>
                <w:noProof/>
                <w:webHidden/>
              </w:rPr>
              <w:fldChar w:fldCharType="separate"/>
            </w:r>
            <w:r>
              <w:rPr>
                <w:noProof/>
                <w:webHidden/>
              </w:rPr>
              <w:t>22</w:t>
            </w:r>
            <w:r>
              <w:rPr>
                <w:noProof/>
                <w:webHidden/>
              </w:rPr>
              <w:fldChar w:fldCharType="end"/>
            </w:r>
          </w:hyperlink>
        </w:p>
        <w:p w14:paraId="7E88DB6D" w14:textId="77808614" w:rsidR="00CA40F7" w:rsidRDefault="00CA40F7">
          <w:pPr>
            <w:pStyle w:val="TOC3"/>
            <w:tabs>
              <w:tab w:val="right" w:leader="dot" w:pos="10456"/>
            </w:tabs>
            <w:rPr>
              <w:noProof/>
              <w:sz w:val="22"/>
              <w:szCs w:val="22"/>
              <w:lang w:eastAsia="en-IN"/>
            </w:rPr>
          </w:pPr>
          <w:hyperlink w:anchor="_Toc68564382" w:history="1">
            <w:r w:rsidRPr="0068705B">
              <w:rPr>
                <w:rStyle w:val="Hyperlink"/>
                <w:noProof/>
              </w:rPr>
              <w:t>On the Basis of the Data used</w:t>
            </w:r>
            <w:r>
              <w:rPr>
                <w:noProof/>
                <w:webHidden/>
              </w:rPr>
              <w:tab/>
            </w:r>
            <w:r>
              <w:rPr>
                <w:noProof/>
                <w:webHidden/>
              </w:rPr>
              <w:fldChar w:fldCharType="begin"/>
            </w:r>
            <w:r>
              <w:rPr>
                <w:noProof/>
                <w:webHidden/>
              </w:rPr>
              <w:instrText xml:space="preserve"> PAGEREF _Toc68564382 \h </w:instrText>
            </w:r>
            <w:r>
              <w:rPr>
                <w:noProof/>
                <w:webHidden/>
              </w:rPr>
            </w:r>
            <w:r>
              <w:rPr>
                <w:noProof/>
                <w:webHidden/>
              </w:rPr>
              <w:fldChar w:fldCharType="separate"/>
            </w:r>
            <w:r>
              <w:rPr>
                <w:noProof/>
                <w:webHidden/>
              </w:rPr>
              <w:t>22</w:t>
            </w:r>
            <w:r>
              <w:rPr>
                <w:noProof/>
                <w:webHidden/>
              </w:rPr>
              <w:fldChar w:fldCharType="end"/>
            </w:r>
          </w:hyperlink>
        </w:p>
        <w:p w14:paraId="6356CEEB" w14:textId="5555EF9E" w:rsidR="00CA40F7" w:rsidRDefault="00CA40F7">
          <w:pPr>
            <w:pStyle w:val="TOC3"/>
            <w:tabs>
              <w:tab w:val="right" w:leader="dot" w:pos="10456"/>
            </w:tabs>
            <w:rPr>
              <w:noProof/>
              <w:sz w:val="22"/>
              <w:szCs w:val="22"/>
              <w:lang w:eastAsia="en-IN"/>
            </w:rPr>
          </w:pPr>
          <w:hyperlink w:anchor="_Toc68564383" w:history="1">
            <w:r w:rsidRPr="0068705B">
              <w:rPr>
                <w:rStyle w:val="Hyperlink"/>
                <w:noProof/>
              </w:rPr>
              <w:t>On the Basis of the Data Analysis Technique</w:t>
            </w:r>
            <w:r>
              <w:rPr>
                <w:noProof/>
                <w:webHidden/>
              </w:rPr>
              <w:tab/>
            </w:r>
            <w:r>
              <w:rPr>
                <w:noProof/>
                <w:webHidden/>
              </w:rPr>
              <w:fldChar w:fldCharType="begin"/>
            </w:r>
            <w:r>
              <w:rPr>
                <w:noProof/>
                <w:webHidden/>
              </w:rPr>
              <w:instrText xml:space="preserve"> PAGEREF _Toc68564383 \h </w:instrText>
            </w:r>
            <w:r>
              <w:rPr>
                <w:noProof/>
                <w:webHidden/>
              </w:rPr>
            </w:r>
            <w:r>
              <w:rPr>
                <w:noProof/>
                <w:webHidden/>
              </w:rPr>
              <w:fldChar w:fldCharType="separate"/>
            </w:r>
            <w:r>
              <w:rPr>
                <w:noProof/>
                <w:webHidden/>
              </w:rPr>
              <w:t>22</w:t>
            </w:r>
            <w:r>
              <w:rPr>
                <w:noProof/>
                <w:webHidden/>
              </w:rPr>
              <w:fldChar w:fldCharType="end"/>
            </w:r>
          </w:hyperlink>
        </w:p>
        <w:p w14:paraId="144D03FC" w14:textId="49F67EA8" w:rsidR="00CA40F7" w:rsidRDefault="00CA40F7">
          <w:pPr>
            <w:pStyle w:val="TOC4"/>
            <w:tabs>
              <w:tab w:val="right" w:leader="dot" w:pos="10456"/>
            </w:tabs>
            <w:rPr>
              <w:noProof/>
              <w:sz w:val="22"/>
              <w:szCs w:val="22"/>
              <w:lang w:eastAsia="en-IN"/>
            </w:rPr>
          </w:pPr>
          <w:hyperlink w:anchor="_Toc68564384" w:history="1">
            <w:r w:rsidRPr="0068705B">
              <w:rPr>
                <w:rStyle w:val="Hyperlink"/>
                <w:noProof/>
              </w:rPr>
              <w:t>ABCDE Rule</w:t>
            </w:r>
            <w:r>
              <w:rPr>
                <w:noProof/>
                <w:webHidden/>
              </w:rPr>
              <w:tab/>
            </w:r>
            <w:r>
              <w:rPr>
                <w:noProof/>
                <w:webHidden/>
              </w:rPr>
              <w:fldChar w:fldCharType="begin"/>
            </w:r>
            <w:r>
              <w:rPr>
                <w:noProof/>
                <w:webHidden/>
              </w:rPr>
              <w:instrText xml:space="preserve"> PAGEREF _Toc68564384 \h </w:instrText>
            </w:r>
            <w:r>
              <w:rPr>
                <w:noProof/>
                <w:webHidden/>
              </w:rPr>
            </w:r>
            <w:r>
              <w:rPr>
                <w:noProof/>
                <w:webHidden/>
              </w:rPr>
              <w:fldChar w:fldCharType="separate"/>
            </w:r>
            <w:r>
              <w:rPr>
                <w:noProof/>
                <w:webHidden/>
              </w:rPr>
              <w:t>23</w:t>
            </w:r>
            <w:r>
              <w:rPr>
                <w:noProof/>
                <w:webHidden/>
              </w:rPr>
              <w:fldChar w:fldCharType="end"/>
            </w:r>
          </w:hyperlink>
        </w:p>
        <w:p w14:paraId="699EA2A0" w14:textId="1B85C425" w:rsidR="00CA40F7" w:rsidRDefault="00CA40F7">
          <w:pPr>
            <w:pStyle w:val="TOC4"/>
            <w:tabs>
              <w:tab w:val="right" w:leader="dot" w:pos="10456"/>
            </w:tabs>
            <w:rPr>
              <w:noProof/>
              <w:sz w:val="22"/>
              <w:szCs w:val="22"/>
              <w:lang w:eastAsia="en-IN"/>
            </w:rPr>
          </w:pPr>
          <w:hyperlink w:anchor="_Toc68564385" w:history="1">
            <w:r w:rsidRPr="0068705B">
              <w:rPr>
                <w:rStyle w:val="Hyperlink"/>
                <w:rFonts w:ascii="Segoe UI" w:hAnsi="Segoe UI" w:cs="Segoe UI"/>
                <w:noProof/>
                <w:lang w:val="en-US"/>
              </w:rPr>
              <w:t>Data Augmentation</w:t>
            </w:r>
            <w:r>
              <w:rPr>
                <w:noProof/>
                <w:webHidden/>
              </w:rPr>
              <w:tab/>
            </w:r>
            <w:r>
              <w:rPr>
                <w:noProof/>
                <w:webHidden/>
              </w:rPr>
              <w:fldChar w:fldCharType="begin"/>
            </w:r>
            <w:r>
              <w:rPr>
                <w:noProof/>
                <w:webHidden/>
              </w:rPr>
              <w:instrText xml:space="preserve"> PAGEREF _Toc68564385 \h </w:instrText>
            </w:r>
            <w:r>
              <w:rPr>
                <w:noProof/>
                <w:webHidden/>
              </w:rPr>
            </w:r>
            <w:r>
              <w:rPr>
                <w:noProof/>
                <w:webHidden/>
              </w:rPr>
              <w:fldChar w:fldCharType="separate"/>
            </w:r>
            <w:r>
              <w:rPr>
                <w:noProof/>
                <w:webHidden/>
              </w:rPr>
              <w:t>23</w:t>
            </w:r>
            <w:r>
              <w:rPr>
                <w:noProof/>
                <w:webHidden/>
              </w:rPr>
              <w:fldChar w:fldCharType="end"/>
            </w:r>
          </w:hyperlink>
        </w:p>
        <w:p w14:paraId="05D1CA4A" w14:textId="77E80409" w:rsidR="00CA40F7" w:rsidRDefault="00CA40F7">
          <w:pPr>
            <w:pStyle w:val="TOC4"/>
            <w:tabs>
              <w:tab w:val="right" w:leader="dot" w:pos="10456"/>
            </w:tabs>
            <w:rPr>
              <w:noProof/>
              <w:sz w:val="22"/>
              <w:szCs w:val="22"/>
              <w:lang w:eastAsia="en-IN"/>
            </w:rPr>
          </w:pPr>
          <w:hyperlink w:anchor="_Toc68564386" w:history="1">
            <w:r w:rsidRPr="0068705B">
              <w:rPr>
                <w:rStyle w:val="Hyperlink"/>
                <w:rFonts w:eastAsia="Times New Roman"/>
                <w:noProof/>
                <w:lang w:eastAsia="en-IN"/>
              </w:rPr>
              <w:t>Deep Learning Pipeline</w:t>
            </w:r>
            <w:r>
              <w:rPr>
                <w:noProof/>
                <w:webHidden/>
              </w:rPr>
              <w:tab/>
            </w:r>
            <w:r>
              <w:rPr>
                <w:noProof/>
                <w:webHidden/>
              </w:rPr>
              <w:fldChar w:fldCharType="begin"/>
            </w:r>
            <w:r>
              <w:rPr>
                <w:noProof/>
                <w:webHidden/>
              </w:rPr>
              <w:instrText xml:space="preserve"> PAGEREF _Toc68564386 \h </w:instrText>
            </w:r>
            <w:r>
              <w:rPr>
                <w:noProof/>
                <w:webHidden/>
              </w:rPr>
            </w:r>
            <w:r>
              <w:rPr>
                <w:noProof/>
                <w:webHidden/>
              </w:rPr>
              <w:fldChar w:fldCharType="separate"/>
            </w:r>
            <w:r>
              <w:rPr>
                <w:noProof/>
                <w:webHidden/>
              </w:rPr>
              <w:t>25</w:t>
            </w:r>
            <w:r>
              <w:rPr>
                <w:noProof/>
                <w:webHidden/>
              </w:rPr>
              <w:fldChar w:fldCharType="end"/>
            </w:r>
          </w:hyperlink>
        </w:p>
        <w:p w14:paraId="5C4A3D84" w14:textId="44178CEF" w:rsidR="00CA40F7" w:rsidRDefault="00CA40F7">
          <w:pPr>
            <w:pStyle w:val="TOC5"/>
            <w:tabs>
              <w:tab w:val="right" w:leader="dot" w:pos="10456"/>
            </w:tabs>
            <w:rPr>
              <w:noProof/>
              <w:sz w:val="22"/>
              <w:szCs w:val="22"/>
              <w:lang w:eastAsia="en-IN"/>
            </w:rPr>
          </w:pPr>
          <w:hyperlink w:anchor="_Toc68564387" w:history="1">
            <w:r w:rsidRPr="0068705B">
              <w:rPr>
                <w:rStyle w:val="Hyperlink"/>
                <w:noProof/>
              </w:rPr>
              <w:t>Machine Learning Is Burgeoning</w:t>
            </w:r>
            <w:r>
              <w:rPr>
                <w:noProof/>
                <w:webHidden/>
              </w:rPr>
              <w:tab/>
            </w:r>
            <w:r>
              <w:rPr>
                <w:noProof/>
                <w:webHidden/>
              </w:rPr>
              <w:fldChar w:fldCharType="begin"/>
            </w:r>
            <w:r>
              <w:rPr>
                <w:noProof/>
                <w:webHidden/>
              </w:rPr>
              <w:instrText xml:space="preserve"> PAGEREF _Toc68564387 \h </w:instrText>
            </w:r>
            <w:r>
              <w:rPr>
                <w:noProof/>
                <w:webHidden/>
              </w:rPr>
            </w:r>
            <w:r>
              <w:rPr>
                <w:noProof/>
                <w:webHidden/>
              </w:rPr>
              <w:fldChar w:fldCharType="separate"/>
            </w:r>
            <w:r>
              <w:rPr>
                <w:noProof/>
                <w:webHidden/>
              </w:rPr>
              <w:t>25</w:t>
            </w:r>
            <w:r>
              <w:rPr>
                <w:noProof/>
                <w:webHidden/>
              </w:rPr>
              <w:fldChar w:fldCharType="end"/>
            </w:r>
          </w:hyperlink>
        </w:p>
        <w:p w14:paraId="2726D97B" w14:textId="223BC0BA" w:rsidR="00CA40F7" w:rsidRDefault="00CA40F7">
          <w:pPr>
            <w:pStyle w:val="TOC5"/>
            <w:tabs>
              <w:tab w:val="right" w:leader="dot" w:pos="10456"/>
            </w:tabs>
            <w:rPr>
              <w:noProof/>
              <w:sz w:val="22"/>
              <w:szCs w:val="22"/>
              <w:lang w:eastAsia="en-IN"/>
            </w:rPr>
          </w:pPr>
          <w:hyperlink w:anchor="_Toc68564388" w:history="1">
            <w:r w:rsidRPr="0068705B">
              <w:rPr>
                <w:rStyle w:val="Hyperlink"/>
                <w:noProof/>
              </w:rPr>
              <w:t>Getting Familiar with ML Pipelines</w:t>
            </w:r>
            <w:r>
              <w:rPr>
                <w:noProof/>
                <w:webHidden/>
              </w:rPr>
              <w:tab/>
            </w:r>
            <w:r>
              <w:rPr>
                <w:noProof/>
                <w:webHidden/>
              </w:rPr>
              <w:fldChar w:fldCharType="begin"/>
            </w:r>
            <w:r>
              <w:rPr>
                <w:noProof/>
                <w:webHidden/>
              </w:rPr>
              <w:instrText xml:space="preserve"> PAGEREF _Toc68564388 \h </w:instrText>
            </w:r>
            <w:r>
              <w:rPr>
                <w:noProof/>
                <w:webHidden/>
              </w:rPr>
            </w:r>
            <w:r>
              <w:rPr>
                <w:noProof/>
                <w:webHidden/>
              </w:rPr>
              <w:fldChar w:fldCharType="separate"/>
            </w:r>
            <w:r>
              <w:rPr>
                <w:noProof/>
                <w:webHidden/>
              </w:rPr>
              <w:t>25</w:t>
            </w:r>
            <w:r>
              <w:rPr>
                <w:noProof/>
                <w:webHidden/>
              </w:rPr>
              <w:fldChar w:fldCharType="end"/>
            </w:r>
          </w:hyperlink>
        </w:p>
        <w:p w14:paraId="18720613" w14:textId="6CFA66E0" w:rsidR="00CA40F7" w:rsidRDefault="00CA40F7">
          <w:pPr>
            <w:pStyle w:val="TOC5"/>
            <w:tabs>
              <w:tab w:val="right" w:leader="dot" w:pos="10456"/>
            </w:tabs>
            <w:rPr>
              <w:noProof/>
              <w:sz w:val="22"/>
              <w:szCs w:val="22"/>
              <w:lang w:eastAsia="en-IN"/>
            </w:rPr>
          </w:pPr>
          <w:hyperlink w:anchor="_Toc68564389" w:history="1">
            <w:r w:rsidRPr="0068705B">
              <w:rPr>
                <w:rStyle w:val="Hyperlink"/>
                <w:noProof/>
              </w:rPr>
              <w:t>Challenges Associated with ML Pipelines</w:t>
            </w:r>
            <w:r>
              <w:rPr>
                <w:noProof/>
                <w:webHidden/>
              </w:rPr>
              <w:tab/>
            </w:r>
            <w:r>
              <w:rPr>
                <w:noProof/>
                <w:webHidden/>
              </w:rPr>
              <w:fldChar w:fldCharType="begin"/>
            </w:r>
            <w:r>
              <w:rPr>
                <w:noProof/>
                <w:webHidden/>
              </w:rPr>
              <w:instrText xml:space="preserve"> PAGEREF _Toc68564389 \h </w:instrText>
            </w:r>
            <w:r>
              <w:rPr>
                <w:noProof/>
                <w:webHidden/>
              </w:rPr>
            </w:r>
            <w:r>
              <w:rPr>
                <w:noProof/>
                <w:webHidden/>
              </w:rPr>
              <w:fldChar w:fldCharType="separate"/>
            </w:r>
            <w:r>
              <w:rPr>
                <w:noProof/>
                <w:webHidden/>
              </w:rPr>
              <w:t>26</w:t>
            </w:r>
            <w:r>
              <w:rPr>
                <w:noProof/>
                <w:webHidden/>
              </w:rPr>
              <w:fldChar w:fldCharType="end"/>
            </w:r>
          </w:hyperlink>
        </w:p>
        <w:p w14:paraId="695FB7D4" w14:textId="40D17497" w:rsidR="00CA40F7" w:rsidRDefault="00CA40F7">
          <w:pPr>
            <w:pStyle w:val="TOC6"/>
            <w:tabs>
              <w:tab w:val="right" w:leader="dot" w:pos="10456"/>
            </w:tabs>
            <w:rPr>
              <w:noProof/>
              <w:sz w:val="22"/>
              <w:szCs w:val="22"/>
              <w:lang w:eastAsia="en-IN"/>
            </w:rPr>
          </w:pPr>
          <w:hyperlink w:anchor="_Toc68564390" w:history="1">
            <w:r w:rsidRPr="0068705B">
              <w:rPr>
                <w:rStyle w:val="Hyperlink"/>
                <w:noProof/>
              </w:rPr>
              <w:t>Data Quality</w:t>
            </w:r>
            <w:r>
              <w:rPr>
                <w:noProof/>
                <w:webHidden/>
              </w:rPr>
              <w:tab/>
            </w:r>
            <w:r>
              <w:rPr>
                <w:noProof/>
                <w:webHidden/>
              </w:rPr>
              <w:fldChar w:fldCharType="begin"/>
            </w:r>
            <w:r>
              <w:rPr>
                <w:noProof/>
                <w:webHidden/>
              </w:rPr>
              <w:instrText xml:space="preserve"> PAGEREF _Toc68564390 \h </w:instrText>
            </w:r>
            <w:r>
              <w:rPr>
                <w:noProof/>
                <w:webHidden/>
              </w:rPr>
            </w:r>
            <w:r>
              <w:rPr>
                <w:noProof/>
                <w:webHidden/>
              </w:rPr>
              <w:fldChar w:fldCharType="separate"/>
            </w:r>
            <w:r>
              <w:rPr>
                <w:noProof/>
                <w:webHidden/>
              </w:rPr>
              <w:t>26</w:t>
            </w:r>
            <w:r>
              <w:rPr>
                <w:noProof/>
                <w:webHidden/>
              </w:rPr>
              <w:fldChar w:fldCharType="end"/>
            </w:r>
          </w:hyperlink>
        </w:p>
        <w:p w14:paraId="181C314F" w14:textId="2910D088" w:rsidR="00CA40F7" w:rsidRDefault="00CA40F7">
          <w:pPr>
            <w:pStyle w:val="TOC6"/>
            <w:tabs>
              <w:tab w:val="right" w:leader="dot" w:pos="10456"/>
            </w:tabs>
            <w:rPr>
              <w:noProof/>
              <w:sz w:val="22"/>
              <w:szCs w:val="22"/>
              <w:lang w:eastAsia="en-IN"/>
            </w:rPr>
          </w:pPr>
          <w:hyperlink w:anchor="_Toc68564391" w:history="1">
            <w:r w:rsidRPr="0068705B">
              <w:rPr>
                <w:rStyle w:val="Hyperlink"/>
                <w:noProof/>
              </w:rPr>
              <w:t>Data Reliability</w:t>
            </w:r>
            <w:r>
              <w:rPr>
                <w:noProof/>
                <w:webHidden/>
              </w:rPr>
              <w:tab/>
            </w:r>
            <w:r>
              <w:rPr>
                <w:noProof/>
                <w:webHidden/>
              </w:rPr>
              <w:fldChar w:fldCharType="begin"/>
            </w:r>
            <w:r>
              <w:rPr>
                <w:noProof/>
                <w:webHidden/>
              </w:rPr>
              <w:instrText xml:space="preserve"> PAGEREF _Toc68564391 \h </w:instrText>
            </w:r>
            <w:r>
              <w:rPr>
                <w:noProof/>
                <w:webHidden/>
              </w:rPr>
            </w:r>
            <w:r>
              <w:rPr>
                <w:noProof/>
                <w:webHidden/>
              </w:rPr>
              <w:fldChar w:fldCharType="separate"/>
            </w:r>
            <w:r>
              <w:rPr>
                <w:noProof/>
                <w:webHidden/>
              </w:rPr>
              <w:t>26</w:t>
            </w:r>
            <w:r>
              <w:rPr>
                <w:noProof/>
                <w:webHidden/>
              </w:rPr>
              <w:fldChar w:fldCharType="end"/>
            </w:r>
          </w:hyperlink>
        </w:p>
        <w:p w14:paraId="0C9C6FC1" w14:textId="4927C5C1" w:rsidR="00CA40F7" w:rsidRDefault="00CA40F7">
          <w:pPr>
            <w:pStyle w:val="TOC6"/>
            <w:tabs>
              <w:tab w:val="right" w:leader="dot" w:pos="10456"/>
            </w:tabs>
            <w:rPr>
              <w:noProof/>
              <w:sz w:val="22"/>
              <w:szCs w:val="22"/>
              <w:lang w:eastAsia="en-IN"/>
            </w:rPr>
          </w:pPr>
          <w:hyperlink w:anchor="_Toc68564392" w:history="1">
            <w:r w:rsidRPr="0068705B">
              <w:rPr>
                <w:rStyle w:val="Hyperlink"/>
                <w:noProof/>
              </w:rPr>
              <w:t>Data Accessibility</w:t>
            </w:r>
            <w:r>
              <w:rPr>
                <w:noProof/>
                <w:webHidden/>
              </w:rPr>
              <w:tab/>
            </w:r>
            <w:r>
              <w:rPr>
                <w:noProof/>
                <w:webHidden/>
              </w:rPr>
              <w:fldChar w:fldCharType="begin"/>
            </w:r>
            <w:r>
              <w:rPr>
                <w:noProof/>
                <w:webHidden/>
              </w:rPr>
              <w:instrText xml:space="preserve"> PAGEREF _Toc68564392 \h </w:instrText>
            </w:r>
            <w:r>
              <w:rPr>
                <w:noProof/>
                <w:webHidden/>
              </w:rPr>
            </w:r>
            <w:r>
              <w:rPr>
                <w:noProof/>
                <w:webHidden/>
              </w:rPr>
              <w:fldChar w:fldCharType="separate"/>
            </w:r>
            <w:r>
              <w:rPr>
                <w:noProof/>
                <w:webHidden/>
              </w:rPr>
              <w:t>26</w:t>
            </w:r>
            <w:r>
              <w:rPr>
                <w:noProof/>
                <w:webHidden/>
              </w:rPr>
              <w:fldChar w:fldCharType="end"/>
            </w:r>
          </w:hyperlink>
        </w:p>
        <w:p w14:paraId="68780099" w14:textId="34F96BF7" w:rsidR="00CA40F7" w:rsidRDefault="00CA40F7">
          <w:pPr>
            <w:pStyle w:val="TOC5"/>
            <w:tabs>
              <w:tab w:val="right" w:leader="dot" w:pos="10456"/>
            </w:tabs>
            <w:rPr>
              <w:noProof/>
              <w:sz w:val="22"/>
              <w:szCs w:val="22"/>
              <w:lang w:eastAsia="en-IN"/>
            </w:rPr>
          </w:pPr>
          <w:hyperlink w:anchor="_Toc68564393" w:history="1">
            <w:r w:rsidRPr="0068705B">
              <w:rPr>
                <w:rStyle w:val="Hyperlink"/>
                <w:noProof/>
              </w:rPr>
              <w:t>The Value Is In the Metadata</w:t>
            </w:r>
            <w:r>
              <w:rPr>
                <w:noProof/>
                <w:webHidden/>
              </w:rPr>
              <w:tab/>
            </w:r>
            <w:r>
              <w:rPr>
                <w:noProof/>
                <w:webHidden/>
              </w:rPr>
              <w:fldChar w:fldCharType="begin"/>
            </w:r>
            <w:r>
              <w:rPr>
                <w:noProof/>
                <w:webHidden/>
              </w:rPr>
              <w:instrText xml:space="preserve"> PAGEREF _Toc68564393 \h </w:instrText>
            </w:r>
            <w:r>
              <w:rPr>
                <w:noProof/>
                <w:webHidden/>
              </w:rPr>
            </w:r>
            <w:r>
              <w:rPr>
                <w:noProof/>
                <w:webHidden/>
              </w:rPr>
              <w:fldChar w:fldCharType="separate"/>
            </w:r>
            <w:r>
              <w:rPr>
                <w:noProof/>
                <w:webHidden/>
              </w:rPr>
              <w:t>27</w:t>
            </w:r>
            <w:r>
              <w:rPr>
                <w:noProof/>
                <w:webHidden/>
              </w:rPr>
              <w:fldChar w:fldCharType="end"/>
            </w:r>
          </w:hyperlink>
        </w:p>
        <w:p w14:paraId="5EBBE458" w14:textId="4475BAA1" w:rsidR="00CA40F7" w:rsidRDefault="00CA40F7">
          <w:pPr>
            <w:pStyle w:val="TOC5"/>
            <w:tabs>
              <w:tab w:val="right" w:leader="dot" w:pos="10456"/>
            </w:tabs>
            <w:rPr>
              <w:noProof/>
              <w:sz w:val="22"/>
              <w:szCs w:val="22"/>
              <w:lang w:eastAsia="en-IN"/>
            </w:rPr>
          </w:pPr>
          <w:hyperlink w:anchor="_Toc68564394" w:history="1">
            <w:r w:rsidRPr="0068705B">
              <w:rPr>
                <w:rStyle w:val="Hyperlink"/>
                <w:noProof/>
              </w:rPr>
              <w:t>Object Storage for ML Pipelines</w:t>
            </w:r>
            <w:r>
              <w:rPr>
                <w:noProof/>
                <w:webHidden/>
              </w:rPr>
              <w:tab/>
            </w:r>
            <w:r>
              <w:rPr>
                <w:noProof/>
                <w:webHidden/>
              </w:rPr>
              <w:fldChar w:fldCharType="begin"/>
            </w:r>
            <w:r>
              <w:rPr>
                <w:noProof/>
                <w:webHidden/>
              </w:rPr>
              <w:instrText xml:space="preserve"> PAGEREF _Toc68564394 \h </w:instrText>
            </w:r>
            <w:r>
              <w:rPr>
                <w:noProof/>
                <w:webHidden/>
              </w:rPr>
            </w:r>
            <w:r>
              <w:rPr>
                <w:noProof/>
                <w:webHidden/>
              </w:rPr>
              <w:fldChar w:fldCharType="separate"/>
            </w:r>
            <w:r>
              <w:rPr>
                <w:noProof/>
                <w:webHidden/>
              </w:rPr>
              <w:t>28</w:t>
            </w:r>
            <w:r>
              <w:rPr>
                <w:noProof/>
                <w:webHidden/>
              </w:rPr>
              <w:fldChar w:fldCharType="end"/>
            </w:r>
          </w:hyperlink>
        </w:p>
        <w:p w14:paraId="6933D9FC" w14:textId="74A8A770" w:rsidR="00CA40F7" w:rsidRDefault="00CA40F7">
          <w:pPr>
            <w:pStyle w:val="TOC4"/>
            <w:tabs>
              <w:tab w:val="right" w:leader="dot" w:pos="10456"/>
            </w:tabs>
            <w:rPr>
              <w:noProof/>
              <w:sz w:val="22"/>
              <w:szCs w:val="22"/>
              <w:lang w:eastAsia="en-IN"/>
            </w:rPr>
          </w:pPr>
          <w:hyperlink w:anchor="_Toc68564395" w:history="1">
            <w:r w:rsidRPr="0068705B">
              <w:rPr>
                <w:rStyle w:val="Hyperlink"/>
                <w:noProof/>
                <w:lang w:eastAsia="en-IN"/>
              </w:rPr>
              <w:t>StyleGANs</w:t>
            </w:r>
            <w:r>
              <w:rPr>
                <w:noProof/>
                <w:webHidden/>
              </w:rPr>
              <w:tab/>
            </w:r>
            <w:r>
              <w:rPr>
                <w:noProof/>
                <w:webHidden/>
              </w:rPr>
              <w:fldChar w:fldCharType="begin"/>
            </w:r>
            <w:r>
              <w:rPr>
                <w:noProof/>
                <w:webHidden/>
              </w:rPr>
              <w:instrText xml:space="preserve"> PAGEREF _Toc68564395 \h </w:instrText>
            </w:r>
            <w:r>
              <w:rPr>
                <w:noProof/>
                <w:webHidden/>
              </w:rPr>
            </w:r>
            <w:r>
              <w:rPr>
                <w:noProof/>
                <w:webHidden/>
              </w:rPr>
              <w:fldChar w:fldCharType="separate"/>
            </w:r>
            <w:r>
              <w:rPr>
                <w:noProof/>
                <w:webHidden/>
              </w:rPr>
              <w:t>29</w:t>
            </w:r>
            <w:r>
              <w:rPr>
                <w:noProof/>
                <w:webHidden/>
              </w:rPr>
              <w:fldChar w:fldCharType="end"/>
            </w:r>
          </w:hyperlink>
        </w:p>
        <w:p w14:paraId="053E8678" w14:textId="7B6DF52F" w:rsidR="00CA40F7" w:rsidRDefault="00CA40F7">
          <w:pPr>
            <w:pStyle w:val="TOC5"/>
            <w:tabs>
              <w:tab w:val="right" w:leader="dot" w:pos="10456"/>
            </w:tabs>
            <w:rPr>
              <w:noProof/>
              <w:sz w:val="22"/>
              <w:szCs w:val="22"/>
              <w:lang w:eastAsia="en-IN"/>
            </w:rPr>
          </w:pPr>
          <w:hyperlink w:anchor="_Toc68564396" w:history="1">
            <w:r w:rsidRPr="0068705B">
              <w:rPr>
                <w:rStyle w:val="Hyperlink"/>
                <w:noProof/>
              </w:rPr>
              <w:t>How StyleGAN works</w:t>
            </w:r>
            <w:r>
              <w:rPr>
                <w:noProof/>
                <w:webHidden/>
              </w:rPr>
              <w:tab/>
            </w:r>
            <w:r>
              <w:rPr>
                <w:noProof/>
                <w:webHidden/>
              </w:rPr>
              <w:fldChar w:fldCharType="begin"/>
            </w:r>
            <w:r>
              <w:rPr>
                <w:noProof/>
                <w:webHidden/>
              </w:rPr>
              <w:instrText xml:space="preserve"> PAGEREF _Toc68564396 \h </w:instrText>
            </w:r>
            <w:r>
              <w:rPr>
                <w:noProof/>
                <w:webHidden/>
              </w:rPr>
            </w:r>
            <w:r>
              <w:rPr>
                <w:noProof/>
                <w:webHidden/>
              </w:rPr>
              <w:fldChar w:fldCharType="separate"/>
            </w:r>
            <w:r>
              <w:rPr>
                <w:noProof/>
                <w:webHidden/>
              </w:rPr>
              <w:t>29</w:t>
            </w:r>
            <w:r>
              <w:rPr>
                <w:noProof/>
                <w:webHidden/>
              </w:rPr>
              <w:fldChar w:fldCharType="end"/>
            </w:r>
          </w:hyperlink>
        </w:p>
        <w:p w14:paraId="4AB96EFA" w14:textId="6D6D2211" w:rsidR="00CA40F7" w:rsidRDefault="00CA40F7">
          <w:pPr>
            <w:pStyle w:val="TOC6"/>
            <w:tabs>
              <w:tab w:val="right" w:leader="dot" w:pos="10456"/>
            </w:tabs>
            <w:rPr>
              <w:noProof/>
              <w:sz w:val="22"/>
              <w:szCs w:val="22"/>
              <w:lang w:eastAsia="en-IN"/>
            </w:rPr>
          </w:pPr>
          <w:hyperlink w:anchor="_Toc68564397" w:history="1">
            <w:r w:rsidRPr="0068705B">
              <w:rPr>
                <w:rStyle w:val="Hyperlink"/>
                <w:noProof/>
              </w:rPr>
              <w:t>Mapping Network</w:t>
            </w:r>
            <w:r>
              <w:rPr>
                <w:noProof/>
                <w:webHidden/>
              </w:rPr>
              <w:tab/>
            </w:r>
            <w:r>
              <w:rPr>
                <w:noProof/>
                <w:webHidden/>
              </w:rPr>
              <w:fldChar w:fldCharType="begin"/>
            </w:r>
            <w:r>
              <w:rPr>
                <w:noProof/>
                <w:webHidden/>
              </w:rPr>
              <w:instrText xml:space="preserve"> PAGEREF _Toc68564397 \h </w:instrText>
            </w:r>
            <w:r>
              <w:rPr>
                <w:noProof/>
                <w:webHidden/>
              </w:rPr>
            </w:r>
            <w:r>
              <w:rPr>
                <w:noProof/>
                <w:webHidden/>
              </w:rPr>
              <w:fldChar w:fldCharType="separate"/>
            </w:r>
            <w:r>
              <w:rPr>
                <w:noProof/>
                <w:webHidden/>
              </w:rPr>
              <w:t>29</w:t>
            </w:r>
            <w:r>
              <w:rPr>
                <w:noProof/>
                <w:webHidden/>
              </w:rPr>
              <w:fldChar w:fldCharType="end"/>
            </w:r>
          </w:hyperlink>
        </w:p>
        <w:p w14:paraId="46E34E4D" w14:textId="0871BEAA" w:rsidR="00CA40F7" w:rsidRDefault="00CA40F7">
          <w:pPr>
            <w:pStyle w:val="TOC6"/>
            <w:tabs>
              <w:tab w:val="right" w:leader="dot" w:pos="10456"/>
            </w:tabs>
            <w:rPr>
              <w:noProof/>
              <w:sz w:val="22"/>
              <w:szCs w:val="22"/>
              <w:lang w:eastAsia="en-IN"/>
            </w:rPr>
          </w:pPr>
          <w:hyperlink w:anchor="_Toc68564398" w:history="1">
            <w:r w:rsidRPr="0068705B">
              <w:rPr>
                <w:rStyle w:val="Hyperlink"/>
                <w:noProof/>
              </w:rPr>
              <w:t>Style Modules (AdaIN)</w:t>
            </w:r>
            <w:r>
              <w:rPr>
                <w:noProof/>
                <w:webHidden/>
              </w:rPr>
              <w:tab/>
            </w:r>
            <w:r>
              <w:rPr>
                <w:noProof/>
                <w:webHidden/>
              </w:rPr>
              <w:fldChar w:fldCharType="begin"/>
            </w:r>
            <w:r>
              <w:rPr>
                <w:noProof/>
                <w:webHidden/>
              </w:rPr>
              <w:instrText xml:space="preserve"> PAGEREF _Toc68564398 \h </w:instrText>
            </w:r>
            <w:r>
              <w:rPr>
                <w:noProof/>
                <w:webHidden/>
              </w:rPr>
            </w:r>
            <w:r>
              <w:rPr>
                <w:noProof/>
                <w:webHidden/>
              </w:rPr>
              <w:fldChar w:fldCharType="separate"/>
            </w:r>
            <w:r>
              <w:rPr>
                <w:noProof/>
                <w:webHidden/>
              </w:rPr>
              <w:t>30</w:t>
            </w:r>
            <w:r>
              <w:rPr>
                <w:noProof/>
                <w:webHidden/>
              </w:rPr>
              <w:fldChar w:fldCharType="end"/>
            </w:r>
          </w:hyperlink>
        </w:p>
        <w:p w14:paraId="193FC5E1" w14:textId="4F729838" w:rsidR="00CA40F7" w:rsidRDefault="00CA40F7">
          <w:pPr>
            <w:pStyle w:val="TOC6"/>
            <w:tabs>
              <w:tab w:val="right" w:leader="dot" w:pos="10456"/>
            </w:tabs>
            <w:rPr>
              <w:noProof/>
              <w:sz w:val="22"/>
              <w:szCs w:val="22"/>
              <w:lang w:eastAsia="en-IN"/>
            </w:rPr>
          </w:pPr>
          <w:hyperlink w:anchor="_Toc68564399" w:history="1">
            <w:r w:rsidRPr="0068705B">
              <w:rPr>
                <w:rStyle w:val="Hyperlink"/>
                <w:noProof/>
              </w:rPr>
              <w:t>Removing traditional input</w:t>
            </w:r>
            <w:r>
              <w:rPr>
                <w:noProof/>
                <w:webHidden/>
              </w:rPr>
              <w:tab/>
            </w:r>
            <w:r>
              <w:rPr>
                <w:noProof/>
                <w:webHidden/>
              </w:rPr>
              <w:fldChar w:fldCharType="begin"/>
            </w:r>
            <w:r>
              <w:rPr>
                <w:noProof/>
                <w:webHidden/>
              </w:rPr>
              <w:instrText xml:space="preserve"> PAGEREF _Toc68564399 \h </w:instrText>
            </w:r>
            <w:r>
              <w:rPr>
                <w:noProof/>
                <w:webHidden/>
              </w:rPr>
            </w:r>
            <w:r>
              <w:rPr>
                <w:noProof/>
                <w:webHidden/>
              </w:rPr>
              <w:fldChar w:fldCharType="separate"/>
            </w:r>
            <w:r>
              <w:rPr>
                <w:noProof/>
                <w:webHidden/>
              </w:rPr>
              <w:t>31</w:t>
            </w:r>
            <w:r>
              <w:rPr>
                <w:noProof/>
                <w:webHidden/>
              </w:rPr>
              <w:fldChar w:fldCharType="end"/>
            </w:r>
          </w:hyperlink>
        </w:p>
        <w:p w14:paraId="3E96FD6A" w14:textId="7ECD0F77" w:rsidR="00CA40F7" w:rsidRDefault="00CA40F7">
          <w:pPr>
            <w:pStyle w:val="TOC6"/>
            <w:tabs>
              <w:tab w:val="right" w:leader="dot" w:pos="10456"/>
            </w:tabs>
            <w:rPr>
              <w:noProof/>
              <w:sz w:val="22"/>
              <w:szCs w:val="22"/>
              <w:lang w:eastAsia="en-IN"/>
            </w:rPr>
          </w:pPr>
          <w:hyperlink w:anchor="_Toc68564400" w:history="1">
            <w:r w:rsidRPr="0068705B">
              <w:rPr>
                <w:rStyle w:val="Hyperlink"/>
                <w:noProof/>
              </w:rPr>
              <w:t>Stochastic variation</w:t>
            </w:r>
            <w:r>
              <w:rPr>
                <w:noProof/>
                <w:webHidden/>
              </w:rPr>
              <w:tab/>
            </w:r>
            <w:r>
              <w:rPr>
                <w:noProof/>
                <w:webHidden/>
              </w:rPr>
              <w:fldChar w:fldCharType="begin"/>
            </w:r>
            <w:r>
              <w:rPr>
                <w:noProof/>
                <w:webHidden/>
              </w:rPr>
              <w:instrText xml:space="preserve"> PAGEREF _Toc68564400 \h </w:instrText>
            </w:r>
            <w:r>
              <w:rPr>
                <w:noProof/>
                <w:webHidden/>
              </w:rPr>
            </w:r>
            <w:r>
              <w:rPr>
                <w:noProof/>
                <w:webHidden/>
              </w:rPr>
              <w:fldChar w:fldCharType="separate"/>
            </w:r>
            <w:r>
              <w:rPr>
                <w:noProof/>
                <w:webHidden/>
              </w:rPr>
              <w:t>31</w:t>
            </w:r>
            <w:r>
              <w:rPr>
                <w:noProof/>
                <w:webHidden/>
              </w:rPr>
              <w:fldChar w:fldCharType="end"/>
            </w:r>
          </w:hyperlink>
        </w:p>
        <w:p w14:paraId="41849995" w14:textId="622C96B9" w:rsidR="00CA40F7" w:rsidRDefault="00CA40F7">
          <w:pPr>
            <w:pStyle w:val="TOC6"/>
            <w:tabs>
              <w:tab w:val="right" w:leader="dot" w:pos="10456"/>
            </w:tabs>
            <w:rPr>
              <w:noProof/>
              <w:sz w:val="22"/>
              <w:szCs w:val="22"/>
              <w:lang w:eastAsia="en-IN"/>
            </w:rPr>
          </w:pPr>
          <w:hyperlink w:anchor="_Toc68564401" w:history="1">
            <w:r w:rsidRPr="0068705B">
              <w:rPr>
                <w:rStyle w:val="Hyperlink"/>
                <w:noProof/>
              </w:rPr>
              <w:t>Style mixing</w:t>
            </w:r>
            <w:r>
              <w:rPr>
                <w:noProof/>
                <w:webHidden/>
              </w:rPr>
              <w:tab/>
            </w:r>
            <w:r>
              <w:rPr>
                <w:noProof/>
                <w:webHidden/>
              </w:rPr>
              <w:fldChar w:fldCharType="begin"/>
            </w:r>
            <w:r>
              <w:rPr>
                <w:noProof/>
                <w:webHidden/>
              </w:rPr>
              <w:instrText xml:space="preserve"> PAGEREF _Toc68564401 \h </w:instrText>
            </w:r>
            <w:r>
              <w:rPr>
                <w:noProof/>
                <w:webHidden/>
              </w:rPr>
            </w:r>
            <w:r>
              <w:rPr>
                <w:noProof/>
                <w:webHidden/>
              </w:rPr>
              <w:fldChar w:fldCharType="separate"/>
            </w:r>
            <w:r>
              <w:rPr>
                <w:noProof/>
                <w:webHidden/>
              </w:rPr>
              <w:t>32</w:t>
            </w:r>
            <w:r>
              <w:rPr>
                <w:noProof/>
                <w:webHidden/>
              </w:rPr>
              <w:fldChar w:fldCharType="end"/>
            </w:r>
          </w:hyperlink>
        </w:p>
        <w:p w14:paraId="1704CD50" w14:textId="2DAC262C" w:rsidR="00CA40F7" w:rsidRDefault="00CA40F7">
          <w:pPr>
            <w:pStyle w:val="TOC6"/>
            <w:tabs>
              <w:tab w:val="right" w:leader="dot" w:pos="10456"/>
            </w:tabs>
            <w:rPr>
              <w:noProof/>
              <w:sz w:val="22"/>
              <w:szCs w:val="22"/>
              <w:lang w:eastAsia="en-IN"/>
            </w:rPr>
          </w:pPr>
          <w:hyperlink w:anchor="_Toc68564402" w:history="1">
            <w:r w:rsidRPr="0068705B">
              <w:rPr>
                <w:rStyle w:val="Hyperlink"/>
                <w:noProof/>
              </w:rPr>
              <w:t>Truncation trick in W</w:t>
            </w:r>
            <w:r>
              <w:rPr>
                <w:noProof/>
                <w:webHidden/>
              </w:rPr>
              <w:tab/>
            </w:r>
            <w:r>
              <w:rPr>
                <w:noProof/>
                <w:webHidden/>
              </w:rPr>
              <w:fldChar w:fldCharType="begin"/>
            </w:r>
            <w:r>
              <w:rPr>
                <w:noProof/>
                <w:webHidden/>
              </w:rPr>
              <w:instrText xml:space="preserve"> PAGEREF _Toc68564402 \h </w:instrText>
            </w:r>
            <w:r>
              <w:rPr>
                <w:noProof/>
                <w:webHidden/>
              </w:rPr>
            </w:r>
            <w:r>
              <w:rPr>
                <w:noProof/>
                <w:webHidden/>
              </w:rPr>
              <w:fldChar w:fldCharType="separate"/>
            </w:r>
            <w:r>
              <w:rPr>
                <w:noProof/>
                <w:webHidden/>
              </w:rPr>
              <w:t>32</w:t>
            </w:r>
            <w:r>
              <w:rPr>
                <w:noProof/>
                <w:webHidden/>
              </w:rPr>
              <w:fldChar w:fldCharType="end"/>
            </w:r>
          </w:hyperlink>
        </w:p>
        <w:p w14:paraId="2E4523EC" w14:textId="76D1AF30" w:rsidR="00CA40F7" w:rsidRDefault="00CA40F7">
          <w:pPr>
            <w:pStyle w:val="TOC6"/>
            <w:tabs>
              <w:tab w:val="right" w:leader="dot" w:pos="10456"/>
            </w:tabs>
            <w:rPr>
              <w:noProof/>
              <w:sz w:val="22"/>
              <w:szCs w:val="22"/>
              <w:lang w:eastAsia="en-IN"/>
            </w:rPr>
          </w:pPr>
          <w:hyperlink w:anchor="_Toc68564403" w:history="1">
            <w:r w:rsidRPr="0068705B">
              <w:rPr>
                <w:rStyle w:val="Hyperlink"/>
                <w:noProof/>
              </w:rPr>
              <w:t>Fine-tuning</w:t>
            </w:r>
            <w:r>
              <w:rPr>
                <w:noProof/>
                <w:webHidden/>
              </w:rPr>
              <w:tab/>
            </w:r>
            <w:r>
              <w:rPr>
                <w:noProof/>
                <w:webHidden/>
              </w:rPr>
              <w:fldChar w:fldCharType="begin"/>
            </w:r>
            <w:r>
              <w:rPr>
                <w:noProof/>
                <w:webHidden/>
              </w:rPr>
              <w:instrText xml:space="preserve"> PAGEREF _Toc68564403 \h </w:instrText>
            </w:r>
            <w:r>
              <w:rPr>
                <w:noProof/>
                <w:webHidden/>
              </w:rPr>
            </w:r>
            <w:r>
              <w:rPr>
                <w:noProof/>
                <w:webHidden/>
              </w:rPr>
              <w:fldChar w:fldCharType="separate"/>
            </w:r>
            <w:r>
              <w:rPr>
                <w:noProof/>
                <w:webHidden/>
              </w:rPr>
              <w:t>33</w:t>
            </w:r>
            <w:r>
              <w:rPr>
                <w:noProof/>
                <w:webHidden/>
              </w:rPr>
              <w:fldChar w:fldCharType="end"/>
            </w:r>
          </w:hyperlink>
        </w:p>
        <w:p w14:paraId="2D7FCE81" w14:textId="29DB31D2" w:rsidR="00CA40F7" w:rsidRDefault="00CA40F7">
          <w:pPr>
            <w:pStyle w:val="TOC5"/>
            <w:tabs>
              <w:tab w:val="right" w:leader="dot" w:pos="10456"/>
            </w:tabs>
            <w:rPr>
              <w:noProof/>
              <w:sz w:val="22"/>
              <w:szCs w:val="22"/>
              <w:lang w:eastAsia="en-IN"/>
            </w:rPr>
          </w:pPr>
          <w:hyperlink w:anchor="_Toc68564404" w:history="1">
            <w:r w:rsidRPr="0068705B">
              <w:rPr>
                <w:rStyle w:val="Hyperlink"/>
                <w:noProof/>
              </w:rPr>
              <w:t>Results</w:t>
            </w:r>
            <w:r>
              <w:rPr>
                <w:noProof/>
                <w:webHidden/>
              </w:rPr>
              <w:tab/>
            </w:r>
            <w:r>
              <w:rPr>
                <w:noProof/>
                <w:webHidden/>
              </w:rPr>
              <w:fldChar w:fldCharType="begin"/>
            </w:r>
            <w:r>
              <w:rPr>
                <w:noProof/>
                <w:webHidden/>
              </w:rPr>
              <w:instrText xml:space="preserve"> PAGEREF _Toc68564404 \h </w:instrText>
            </w:r>
            <w:r>
              <w:rPr>
                <w:noProof/>
                <w:webHidden/>
              </w:rPr>
            </w:r>
            <w:r>
              <w:rPr>
                <w:noProof/>
                <w:webHidden/>
              </w:rPr>
              <w:fldChar w:fldCharType="separate"/>
            </w:r>
            <w:r>
              <w:rPr>
                <w:noProof/>
                <w:webHidden/>
              </w:rPr>
              <w:t>33</w:t>
            </w:r>
            <w:r>
              <w:rPr>
                <w:noProof/>
                <w:webHidden/>
              </w:rPr>
              <w:fldChar w:fldCharType="end"/>
            </w:r>
          </w:hyperlink>
        </w:p>
        <w:p w14:paraId="1B22066E" w14:textId="2EF598B5" w:rsidR="00CA40F7" w:rsidRDefault="00CA40F7">
          <w:pPr>
            <w:pStyle w:val="TOC5"/>
            <w:tabs>
              <w:tab w:val="right" w:leader="dot" w:pos="10456"/>
            </w:tabs>
            <w:rPr>
              <w:noProof/>
              <w:sz w:val="22"/>
              <w:szCs w:val="22"/>
              <w:lang w:eastAsia="en-IN"/>
            </w:rPr>
          </w:pPr>
          <w:hyperlink w:anchor="_Toc68564405" w:history="1">
            <w:r w:rsidRPr="0068705B">
              <w:rPr>
                <w:rStyle w:val="Hyperlink"/>
                <w:noProof/>
              </w:rPr>
              <w:t>Feature disentanglement</w:t>
            </w:r>
            <w:r>
              <w:rPr>
                <w:noProof/>
                <w:webHidden/>
              </w:rPr>
              <w:tab/>
            </w:r>
            <w:r>
              <w:rPr>
                <w:noProof/>
                <w:webHidden/>
              </w:rPr>
              <w:fldChar w:fldCharType="begin"/>
            </w:r>
            <w:r>
              <w:rPr>
                <w:noProof/>
                <w:webHidden/>
              </w:rPr>
              <w:instrText xml:space="preserve"> PAGEREF _Toc68564405 \h </w:instrText>
            </w:r>
            <w:r>
              <w:rPr>
                <w:noProof/>
                <w:webHidden/>
              </w:rPr>
            </w:r>
            <w:r>
              <w:rPr>
                <w:noProof/>
                <w:webHidden/>
              </w:rPr>
              <w:fldChar w:fldCharType="separate"/>
            </w:r>
            <w:r>
              <w:rPr>
                <w:noProof/>
                <w:webHidden/>
              </w:rPr>
              <w:t>34</w:t>
            </w:r>
            <w:r>
              <w:rPr>
                <w:noProof/>
                <w:webHidden/>
              </w:rPr>
              <w:fldChar w:fldCharType="end"/>
            </w:r>
          </w:hyperlink>
        </w:p>
        <w:p w14:paraId="035D5C18" w14:textId="5FC05C3F" w:rsidR="00CA40F7" w:rsidRDefault="00CA40F7">
          <w:pPr>
            <w:pStyle w:val="TOC5"/>
            <w:tabs>
              <w:tab w:val="right" w:leader="dot" w:pos="10456"/>
            </w:tabs>
            <w:rPr>
              <w:noProof/>
              <w:sz w:val="22"/>
              <w:szCs w:val="22"/>
              <w:lang w:eastAsia="en-IN"/>
            </w:rPr>
          </w:pPr>
          <w:hyperlink w:anchor="_Toc68564406" w:history="1">
            <w:r w:rsidRPr="0068705B">
              <w:rPr>
                <w:rStyle w:val="Hyperlink"/>
                <w:noProof/>
              </w:rPr>
              <w:t>Implementation Details</w:t>
            </w:r>
            <w:r>
              <w:rPr>
                <w:noProof/>
                <w:webHidden/>
              </w:rPr>
              <w:tab/>
            </w:r>
            <w:r>
              <w:rPr>
                <w:noProof/>
                <w:webHidden/>
              </w:rPr>
              <w:fldChar w:fldCharType="begin"/>
            </w:r>
            <w:r>
              <w:rPr>
                <w:noProof/>
                <w:webHidden/>
              </w:rPr>
              <w:instrText xml:space="preserve"> PAGEREF _Toc68564406 \h </w:instrText>
            </w:r>
            <w:r>
              <w:rPr>
                <w:noProof/>
                <w:webHidden/>
              </w:rPr>
            </w:r>
            <w:r>
              <w:rPr>
                <w:noProof/>
                <w:webHidden/>
              </w:rPr>
              <w:fldChar w:fldCharType="separate"/>
            </w:r>
            <w:r>
              <w:rPr>
                <w:noProof/>
                <w:webHidden/>
              </w:rPr>
              <w:t>34</w:t>
            </w:r>
            <w:r>
              <w:rPr>
                <w:noProof/>
                <w:webHidden/>
              </w:rPr>
              <w:fldChar w:fldCharType="end"/>
            </w:r>
          </w:hyperlink>
        </w:p>
        <w:p w14:paraId="2FA2A5B0" w14:textId="59822EE5" w:rsidR="00CA40F7" w:rsidRDefault="00CA40F7">
          <w:pPr>
            <w:pStyle w:val="TOC5"/>
            <w:tabs>
              <w:tab w:val="right" w:leader="dot" w:pos="10456"/>
            </w:tabs>
            <w:rPr>
              <w:noProof/>
              <w:sz w:val="22"/>
              <w:szCs w:val="22"/>
              <w:lang w:eastAsia="en-IN"/>
            </w:rPr>
          </w:pPr>
          <w:hyperlink w:anchor="_Toc68564407" w:history="1">
            <w:r w:rsidRPr="0068705B">
              <w:rPr>
                <w:rStyle w:val="Hyperlink"/>
                <w:noProof/>
              </w:rPr>
              <w:t>Conclusion</w:t>
            </w:r>
            <w:r>
              <w:rPr>
                <w:noProof/>
                <w:webHidden/>
              </w:rPr>
              <w:tab/>
            </w:r>
            <w:r>
              <w:rPr>
                <w:noProof/>
                <w:webHidden/>
              </w:rPr>
              <w:fldChar w:fldCharType="begin"/>
            </w:r>
            <w:r>
              <w:rPr>
                <w:noProof/>
                <w:webHidden/>
              </w:rPr>
              <w:instrText xml:space="preserve"> PAGEREF _Toc68564407 \h </w:instrText>
            </w:r>
            <w:r>
              <w:rPr>
                <w:noProof/>
                <w:webHidden/>
              </w:rPr>
            </w:r>
            <w:r>
              <w:rPr>
                <w:noProof/>
                <w:webHidden/>
              </w:rPr>
              <w:fldChar w:fldCharType="separate"/>
            </w:r>
            <w:r>
              <w:rPr>
                <w:noProof/>
                <w:webHidden/>
              </w:rPr>
              <w:t>34</w:t>
            </w:r>
            <w:r>
              <w:rPr>
                <w:noProof/>
                <w:webHidden/>
              </w:rPr>
              <w:fldChar w:fldCharType="end"/>
            </w:r>
          </w:hyperlink>
        </w:p>
        <w:p w14:paraId="0DBB27C8" w14:textId="02464EA3" w:rsidR="00CA40F7" w:rsidRDefault="00CA40F7">
          <w:pPr>
            <w:pStyle w:val="TOC4"/>
            <w:tabs>
              <w:tab w:val="right" w:leader="dot" w:pos="10456"/>
            </w:tabs>
            <w:rPr>
              <w:noProof/>
              <w:sz w:val="22"/>
              <w:szCs w:val="22"/>
              <w:lang w:eastAsia="en-IN"/>
            </w:rPr>
          </w:pPr>
          <w:hyperlink w:anchor="_Toc68564408" w:history="1">
            <w:r w:rsidRPr="0068705B">
              <w:rPr>
                <w:rStyle w:val="Hyperlink"/>
                <w:noProof/>
              </w:rPr>
              <w:t>GLCM</w:t>
            </w:r>
            <w:r>
              <w:rPr>
                <w:noProof/>
                <w:webHidden/>
              </w:rPr>
              <w:tab/>
            </w:r>
            <w:r>
              <w:rPr>
                <w:noProof/>
                <w:webHidden/>
              </w:rPr>
              <w:fldChar w:fldCharType="begin"/>
            </w:r>
            <w:r>
              <w:rPr>
                <w:noProof/>
                <w:webHidden/>
              </w:rPr>
              <w:instrText xml:space="preserve"> PAGEREF _Toc68564408 \h </w:instrText>
            </w:r>
            <w:r>
              <w:rPr>
                <w:noProof/>
                <w:webHidden/>
              </w:rPr>
            </w:r>
            <w:r>
              <w:rPr>
                <w:noProof/>
                <w:webHidden/>
              </w:rPr>
              <w:fldChar w:fldCharType="separate"/>
            </w:r>
            <w:r>
              <w:rPr>
                <w:noProof/>
                <w:webHidden/>
              </w:rPr>
              <w:t>34</w:t>
            </w:r>
            <w:r>
              <w:rPr>
                <w:noProof/>
                <w:webHidden/>
              </w:rPr>
              <w:fldChar w:fldCharType="end"/>
            </w:r>
          </w:hyperlink>
        </w:p>
        <w:p w14:paraId="5FF1EB23" w14:textId="4C7C175F" w:rsidR="00CA40F7" w:rsidRDefault="00CA40F7">
          <w:pPr>
            <w:pStyle w:val="TOC4"/>
            <w:tabs>
              <w:tab w:val="right" w:leader="dot" w:pos="10456"/>
            </w:tabs>
            <w:rPr>
              <w:noProof/>
              <w:sz w:val="22"/>
              <w:szCs w:val="22"/>
              <w:lang w:eastAsia="en-IN"/>
            </w:rPr>
          </w:pPr>
          <w:hyperlink w:anchor="_Toc68564409" w:history="1">
            <w:r w:rsidRPr="0068705B">
              <w:rPr>
                <w:rStyle w:val="Hyperlink"/>
                <w:noProof/>
              </w:rPr>
              <w:t>SVM</w:t>
            </w:r>
            <w:r>
              <w:rPr>
                <w:noProof/>
                <w:webHidden/>
              </w:rPr>
              <w:tab/>
            </w:r>
            <w:r>
              <w:rPr>
                <w:noProof/>
                <w:webHidden/>
              </w:rPr>
              <w:fldChar w:fldCharType="begin"/>
            </w:r>
            <w:r>
              <w:rPr>
                <w:noProof/>
                <w:webHidden/>
              </w:rPr>
              <w:instrText xml:space="preserve"> PAGEREF _Toc68564409 \h </w:instrText>
            </w:r>
            <w:r>
              <w:rPr>
                <w:noProof/>
                <w:webHidden/>
              </w:rPr>
            </w:r>
            <w:r>
              <w:rPr>
                <w:noProof/>
                <w:webHidden/>
              </w:rPr>
              <w:fldChar w:fldCharType="separate"/>
            </w:r>
            <w:r>
              <w:rPr>
                <w:noProof/>
                <w:webHidden/>
              </w:rPr>
              <w:t>35</w:t>
            </w:r>
            <w:r>
              <w:rPr>
                <w:noProof/>
                <w:webHidden/>
              </w:rPr>
              <w:fldChar w:fldCharType="end"/>
            </w:r>
          </w:hyperlink>
        </w:p>
        <w:p w14:paraId="5ED6827E" w14:textId="16675973" w:rsidR="00CA40F7" w:rsidRDefault="00CA40F7">
          <w:pPr>
            <w:pStyle w:val="TOC3"/>
            <w:tabs>
              <w:tab w:val="right" w:leader="dot" w:pos="10456"/>
            </w:tabs>
            <w:rPr>
              <w:noProof/>
              <w:sz w:val="22"/>
              <w:szCs w:val="22"/>
              <w:lang w:eastAsia="en-IN"/>
            </w:rPr>
          </w:pPr>
          <w:hyperlink w:anchor="_Toc68564410" w:history="1">
            <w:r w:rsidRPr="0068705B">
              <w:rPr>
                <w:rStyle w:val="Hyperlink"/>
                <w:noProof/>
              </w:rPr>
              <w:t>On the basis of Data Pre-processing Technique</w:t>
            </w:r>
            <w:r>
              <w:rPr>
                <w:noProof/>
                <w:webHidden/>
              </w:rPr>
              <w:tab/>
            </w:r>
            <w:r>
              <w:rPr>
                <w:noProof/>
                <w:webHidden/>
              </w:rPr>
              <w:fldChar w:fldCharType="begin"/>
            </w:r>
            <w:r>
              <w:rPr>
                <w:noProof/>
                <w:webHidden/>
              </w:rPr>
              <w:instrText xml:space="preserve"> PAGEREF _Toc68564410 \h </w:instrText>
            </w:r>
            <w:r>
              <w:rPr>
                <w:noProof/>
                <w:webHidden/>
              </w:rPr>
            </w:r>
            <w:r>
              <w:rPr>
                <w:noProof/>
                <w:webHidden/>
              </w:rPr>
              <w:fldChar w:fldCharType="separate"/>
            </w:r>
            <w:r>
              <w:rPr>
                <w:noProof/>
                <w:webHidden/>
              </w:rPr>
              <w:t>35</w:t>
            </w:r>
            <w:r>
              <w:rPr>
                <w:noProof/>
                <w:webHidden/>
              </w:rPr>
              <w:fldChar w:fldCharType="end"/>
            </w:r>
          </w:hyperlink>
        </w:p>
        <w:p w14:paraId="66590160" w14:textId="646D49B7" w:rsidR="00CA40F7" w:rsidRDefault="00CA40F7">
          <w:pPr>
            <w:pStyle w:val="TOC4"/>
            <w:tabs>
              <w:tab w:val="right" w:leader="dot" w:pos="10456"/>
            </w:tabs>
            <w:rPr>
              <w:noProof/>
              <w:sz w:val="22"/>
              <w:szCs w:val="22"/>
              <w:lang w:eastAsia="en-IN"/>
            </w:rPr>
          </w:pPr>
          <w:hyperlink w:anchor="_Toc68564411" w:history="1">
            <w:r w:rsidRPr="0068705B">
              <w:rPr>
                <w:rStyle w:val="Hyperlink"/>
                <w:noProof/>
              </w:rPr>
              <w:t>Dull Razor Method (common)</w:t>
            </w:r>
            <w:r>
              <w:rPr>
                <w:noProof/>
                <w:webHidden/>
              </w:rPr>
              <w:tab/>
            </w:r>
            <w:r>
              <w:rPr>
                <w:noProof/>
                <w:webHidden/>
              </w:rPr>
              <w:fldChar w:fldCharType="begin"/>
            </w:r>
            <w:r>
              <w:rPr>
                <w:noProof/>
                <w:webHidden/>
              </w:rPr>
              <w:instrText xml:space="preserve"> PAGEREF _Toc68564411 \h </w:instrText>
            </w:r>
            <w:r>
              <w:rPr>
                <w:noProof/>
                <w:webHidden/>
              </w:rPr>
            </w:r>
            <w:r>
              <w:rPr>
                <w:noProof/>
                <w:webHidden/>
              </w:rPr>
              <w:fldChar w:fldCharType="separate"/>
            </w:r>
            <w:r>
              <w:rPr>
                <w:noProof/>
                <w:webHidden/>
              </w:rPr>
              <w:t>35</w:t>
            </w:r>
            <w:r>
              <w:rPr>
                <w:noProof/>
                <w:webHidden/>
              </w:rPr>
              <w:fldChar w:fldCharType="end"/>
            </w:r>
          </w:hyperlink>
        </w:p>
        <w:p w14:paraId="7F96A566" w14:textId="693E64D3" w:rsidR="00CA40F7" w:rsidRDefault="00CA40F7">
          <w:pPr>
            <w:pStyle w:val="TOC5"/>
            <w:tabs>
              <w:tab w:val="right" w:leader="dot" w:pos="10456"/>
            </w:tabs>
            <w:rPr>
              <w:noProof/>
              <w:sz w:val="22"/>
              <w:szCs w:val="22"/>
              <w:lang w:eastAsia="en-IN"/>
            </w:rPr>
          </w:pPr>
          <w:hyperlink w:anchor="_Toc68564412" w:history="1">
            <w:r w:rsidRPr="0068705B">
              <w:rPr>
                <w:rStyle w:val="Hyperlink"/>
                <w:noProof/>
              </w:rPr>
              <w:t>Pros</w:t>
            </w:r>
            <w:r>
              <w:rPr>
                <w:noProof/>
                <w:webHidden/>
              </w:rPr>
              <w:tab/>
            </w:r>
            <w:r>
              <w:rPr>
                <w:noProof/>
                <w:webHidden/>
              </w:rPr>
              <w:fldChar w:fldCharType="begin"/>
            </w:r>
            <w:r>
              <w:rPr>
                <w:noProof/>
                <w:webHidden/>
              </w:rPr>
              <w:instrText xml:space="preserve"> PAGEREF _Toc68564412 \h </w:instrText>
            </w:r>
            <w:r>
              <w:rPr>
                <w:noProof/>
                <w:webHidden/>
              </w:rPr>
            </w:r>
            <w:r>
              <w:rPr>
                <w:noProof/>
                <w:webHidden/>
              </w:rPr>
              <w:fldChar w:fldCharType="separate"/>
            </w:r>
            <w:r>
              <w:rPr>
                <w:noProof/>
                <w:webHidden/>
              </w:rPr>
              <w:t>35</w:t>
            </w:r>
            <w:r>
              <w:rPr>
                <w:noProof/>
                <w:webHidden/>
              </w:rPr>
              <w:fldChar w:fldCharType="end"/>
            </w:r>
          </w:hyperlink>
        </w:p>
        <w:p w14:paraId="51543EFA" w14:textId="1C48C8EC" w:rsidR="00CA40F7" w:rsidRDefault="00CA40F7">
          <w:pPr>
            <w:pStyle w:val="TOC5"/>
            <w:tabs>
              <w:tab w:val="right" w:leader="dot" w:pos="10456"/>
            </w:tabs>
            <w:rPr>
              <w:noProof/>
              <w:sz w:val="22"/>
              <w:szCs w:val="22"/>
              <w:lang w:eastAsia="en-IN"/>
            </w:rPr>
          </w:pPr>
          <w:hyperlink w:anchor="_Toc68564413" w:history="1">
            <w:r w:rsidRPr="0068705B">
              <w:rPr>
                <w:rStyle w:val="Hyperlink"/>
                <w:noProof/>
              </w:rPr>
              <w:t>Cons</w:t>
            </w:r>
            <w:r>
              <w:rPr>
                <w:noProof/>
                <w:webHidden/>
              </w:rPr>
              <w:tab/>
            </w:r>
            <w:r>
              <w:rPr>
                <w:noProof/>
                <w:webHidden/>
              </w:rPr>
              <w:fldChar w:fldCharType="begin"/>
            </w:r>
            <w:r>
              <w:rPr>
                <w:noProof/>
                <w:webHidden/>
              </w:rPr>
              <w:instrText xml:space="preserve"> PAGEREF _Toc68564413 \h </w:instrText>
            </w:r>
            <w:r>
              <w:rPr>
                <w:noProof/>
                <w:webHidden/>
              </w:rPr>
            </w:r>
            <w:r>
              <w:rPr>
                <w:noProof/>
                <w:webHidden/>
              </w:rPr>
              <w:fldChar w:fldCharType="separate"/>
            </w:r>
            <w:r>
              <w:rPr>
                <w:noProof/>
                <w:webHidden/>
              </w:rPr>
              <w:t>36</w:t>
            </w:r>
            <w:r>
              <w:rPr>
                <w:noProof/>
                <w:webHidden/>
              </w:rPr>
              <w:fldChar w:fldCharType="end"/>
            </w:r>
          </w:hyperlink>
        </w:p>
        <w:p w14:paraId="2800DFA7" w14:textId="1DB38764" w:rsidR="00CA40F7" w:rsidRDefault="00CA40F7">
          <w:pPr>
            <w:pStyle w:val="TOC4"/>
            <w:tabs>
              <w:tab w:val="right" w:leader="dot" w:pos="10456"/>
            </w:tabs>
            <w:rPr>
              <w:noProof/>
              <w:sz w:val="22"/>
              <w:szCs w:val="22"/>
              <w:lang w:eastAsia="en-IN"/>
            </w:rPr>
          </w:pPr>
          <w:hyperlink w:anchor="_Toc68564414" w:history="1">
            <w:r w:rsidRPr="0068705B">
              <w:rPr>
                <w:rStyle w:val="Hyperlink"/>
                <w:noProof/>
              </w:rPr>
              <w:t>Transfer Learning (Most Common)</w:t>
            </w:r>
            <w:r>
              <w:rPr>
                <w:noProof/>
                <w:webHidden/>
              </w:rPr>
              <w:tab/>
            </w:r>
            <w:r>
              <w:rPr>
                <w:noProof/>
                <w:webHidden/>
              </w:rPr>
              <w:fldChar w:fldCharType="begin"/>
            </w:r>
            <w:r>
              <w:rPr>
                <w:noProof/>
                <w:webHidden/>
              </w:rPr>
              <w:instrText xml:space="preserve"> PAGEREF _Toc68564414 \h </w:instrText>
            </w:r>
            <w:r>
              <w:rPr>
                <w:noProof/>
                <w:webHidden/>
              </w:rPr>
            </w:r>
            <w:r>
              <w:rPr>
                <w:noProof/>
                <w:webHidden/>
              </w:rPr>
              <w:fldChar w:fldCharType="separate"/>
            </w:r>
            <w:r>
              <w:rPr>
                <w:noProof/>
                <w:webHidden/>
              </w:rPr>
              <w:t>36</w:t>
            </w:r>
            <w:r>
              <w:rPr>
                <w:noProof/>
                <w:webHidden/>
              </w:rPr>
              <w:fldChar w:fldCharType="end"/>
            </w:r>
          </w:hyperlink>
        </w:p>
        <w:p w14:paraId="4490D38C" w14:textId="40B92A17" w:rsidR="00CA40F7" w:rsidRDefault="00CA40F7">
          <w:pPr>
            <w:pStyle w:val="TOC5"/>
            <w:tabs>
              <w:tab w:val="right" w:leader="dot" w:pos="10456"/>
            </w:tabs>
            <w:rPr>
              <w:noProof/>
              <w:sz w:val="22"/>
              <w:szCs w:val="22"/>
              <w:lang w:eastAsia="en-IN"/>
            </w:rPr>
          </w:pPr>
          <w:hyperlink w:anchor="_Toc68564415" w:history="1">
            <w:r w:rsidRPr="0068705B">
              <w:rPr>
                <w:rStyle w:val="Hyperlink"/>
                <w:noProof/>
              </w:rPr>
              <w:t>Using a Pre-Trained Model</w:t>
            </w:r>
            <w:r>
              <w:rPr>
                <w:noProof/>
                <w:webHidden/>
              </w:rPr>
              <w:tab/>
            </w:r>
            <w:r>
              <w:rPr>
                <w:noProof/>
                <w:webHidden/>
              </w:rPr>
              <w:fldChar w:fldCharType="begin"/>
            </w:r>
            <w:r>
              <w:rPr>
                <w:noProof/>
                <w:webHidden/>
              </w:rPr>
              <w:instrText xml:space="preserve"> PAGEREF _Toc68564415 \h </w:instrText>
            </w:r>
            <w:r>
              <w:rPr>
                <w:noProof/>
                <w:webHidden/>
              </w:rPr>
            </w:r>
            <w:r>
              <w:rPr>
                <w:noProof/>
                <w:webHidden/>
              </w:rPr>
              <w:fldChar w:fldCharType="separate"/>
            </w:r>
            <w:r>
              <w:rPr>
                <w:noProof/>
                <w:webHidden/>
              </w:rPr>
              <w:t>36</w:t>
            </w:r>
            <w:r>
              <w:rPr>
                <w:noProof/>
                <w:webHidden/>
              </w:rPr>
              <w:fldChar w:fldCharType="end"/>
            </w:r>
          </w:hyperlink>
        </w:p>
        <w:p w14:paraId="03107F73" w14:textId="06BE7F88" w:rsidR="00CA40F7" w:rsidRDefault="00CA40F7">
          <w:pPr>
            <w:pStyle w:val="TOC4"/>
            <w:tabs>
              <w:tab w:val="right" w:leader="dot" w:pos="10456"/>
            </w:tabs>
            <w:rPr>
              <w:noProof/>
              <w:sz w:val="22"/>
              <w:szCs w:val="22"/>
              <w:lang w:eastAsia="en-IN"/>
            </w:rPr>
          </w:pPr>
          <w:hyperlink w:anchor="_Toc68564416" w:history="1">
            <w:r w:rsidRPr="0068705B">
              <w:rPr>
                <w:rStyle w:val="Hyperlink"/>
                <w:noProof/>
              </w:rPr>
              <w:t>Feature Extraction</w:t>
            </w:r>
            <w:r>
              <w:rPr>
                <w:noProof/>
                <w:webHidden/>
              </w:rPr>
              <w:tab/>
            </w:r>
            <w:r>
              <w:rPr>
                <w:noProof/>
                <w:webHidden/>
              </w:rPr>
              <w:fldChar w:fldCharType="begin"/>
            </w:r>
            <w:r>
              <w:rPr>
                <w:noProof/>
                <w:webHidden/>
              </w:rPr>
              <w:instrText xml:space="preserve"> PAGEREF _Toc68564416 \h </w:instrText>
            </w:r>
            <w:r>
              <w:rPr>
                <w:noProof/>
                <w:webHidden/>
              </w:rPr>
            </w:r>
            <w:r>
              <w:rPr>
                <w:noProof/>
                <w:webHidden/>
              </w:rPr>
              <w:fldChar w:fldCharType="separate"/>
            </w:r>
            <w:r>
              <w:rPr>
                <w:noProof/>
                <w:webHidden/>
              </w:rPr>
              <w:t>36</w:t>
            </w:r>
            <w:r>
              <w:rPr>
                <w:noProof/>
                <w:webHidden/>
              </w:rPr>
              <w:fldChar w:fldCharType="end"/>
            </w:r>
          </w:hyperlink>
        </w:p>
        <w:p w14:paraId="2AF60D3C" w14:textId="0817A020" w:rsidR="00CA40F7" w:rsidRDefault="00CA40F7">
          <w:pPr>
            <w:pStyle w:val="TOC5"/>
            <w:tabs>
              <w:tab w:val="right" w:leader="dot" w:pos="10456"/>
            </w:tabs>
            <w:rPr>
              <w:noProof/>
              <w:sz w:val="22"/>
              <w:szCs w:val="22"/>
              <w:lang w:eastAsia="en-IN"/>
            </w:rPr>
          </w:pPr>
          <w:hyperlink w:anchor="_Toc68564417" w:history="1">
            <w:r w:rsidRPr="0068705B">
              <w:rPr>
                <w:rStyle w:val="Hyperlink"/>
                <w:noProof/>
              </w:rPr>
              <w:t>Pros</w:t>
            </w:r>
            <w:r>
              <w:rPr>
                <w:noProof/>
                <w:webHidden/>
              </w:rPr>
              <w:tab/>
            </w:r>
            <w:r>
              <w:rPr>
                <w:noProof/>
                <w:webHidden/>
              </w:rPr>
              <w:fldChar w:fldCharType="begin"/>
            </w:r>
            <w:r>
              <w:rPr>
                <w:noProof/>
                <w:webHidden/>
              </w:rPr>
              <w:instrText xml:space="preserve"> PAGEREF _Toc68564417 \h </w:instrText>
            </w:r>
            <w:r>
              <w:rPr>
                <w:noProof/>
                <w:webHidden/>
              </w:rPr>
            </w:r>
            <w:r>
              <w:rPr>
                <w:noProof/>
                <w:webHidden/>
              </w:rPr>
              <w:fldChar w:fldCharType="separate"/>
            </w:r>
            <w:r>
              <w:rPr>
                <w:noProof/>
                <w:webHidden/>
              </w:rPr>
              <w:t>36</w:t>
            </w:r>
            <w:r>
              <w:rPr>
                <w:noProof/>
                <w:webHidden/>
              </w:rPr>
              <w:fldChar w:fldCharType="end"/>
            </w:r>
          </w:hyperlink>
        </w:p>
        <w:p w14:paraId="3C6681F4" w14:textId="0A2C1F92" w:rsidR="00CA40F7" w:rsidRDefault="00CA40F7">
          <w:pPr>
            <w:pStyle w:val="TOC4"/>
            <w:tabs>
              <w:tab w:val="right" w:leader="dot" w:pos="10456"/>
            </w:tabs>
            <w:rPr>
              <w:noProof/>
              <w:sz w:val="22"/>
              <w:szCs w:val="22"/>
              <w:lang w:eastAsia="en-IN"/>
            </w:rPr>
          </w:pPr>
          <w:hyperlink w:anchor="_Toc68564418" w:history="1">
            <w:r w:rsidRPr="0068705B">
              <w:rPr>
                <w:rStyle w:val="Hyperlink"/>
                <w:noProof/>
              </w:rPr>
              <w:t>Adam</w:t>
            </w:r>
            <w:r>
              <w:rPr>
                <w:noProof/>
                <w:webHidden/>
              </w:rPr>
              <w:tab/>
            </w:r>
            <w:r>
              <w:rPr>
                <w:noProof/>
                <w:webHidden/>
              </w:rPr>
              <w:fldChar w:fldCharType="begin"/>
            </w:r>
            <w:r>
              <w:rPr>
                <w:noProof/>
                <w:webHidden/>
              </w:rPr>
              <w:instrText xml:space="preserve"> PAGEREF _Toc68564418 \h </w:instrText>
            </w:r>
            <w:r>
              <w:rPr>
                <w:noProof/>
                <w:webHidden/>
              </w:rPr>
            </w:r>
            <w:r>
              <w:rPr>
                <w:noProof/>
                <w:webHidden/>
              </w:rPr>
              <w:fldChar w:fldCharType="separate"/>
            </w:r>
            <w:r>
              <w:rPr>
                <w:noProof/>
                <w:webHidden/>
              </w:rPr>
              <w:t>36</w:t>
            </w:r>
            <w:r>
              <w:rPr>
                <w:noProof/>
                <w:webHidden/>
              </w:rPr>
              <w:fldChar w:fldCharType="end"/>
            </w:r>
          </w:hyperlink>
        </w:p>
        <w:p w14:paraId="43943F3D" w14:textId="525231D4" w:rsidR="00CA40F7" w:rsidRDefault="00CA40F7">
          <w:pPr>
            <w:pStyle w:val="TOC5"/>
            <w:tabs>
              <w:tab w:val="right" w:leader="dot" w:pos="10456"/>
            </w:tabs>
            <w:rPr>
              <w:noProof/>
              <w:sz w:val="22"/>
              <w:szCs w:val="22"/>
              <w:lang w:eastAsia="en-IN"/>
            </w:rPr>
          </w:pPr>
          <w:hyperlink w:anchor="_Toc68564419" w:history="1">
            <w:r w:rsidRPr="0068705B">
              <w:rPr>
                <w:rStyle w:val="Hyperlink"/>
                <w:noProof/>
              </w:rPr>
              <w:t>Pros</w:t>
            </w:r>
            <w:r>
              <w:rPr>
                <w:noProof/>
                <w:webHidden/>
              </w:rPr>
              <w:tab/>
            </w:r>
            <w:r>
              <w:rPr>
                <w:noProof/>
                <w:webHidden/>
              </w:rPr>
              <w:fldChar w:fldCharType="begin"/>
            </w:r>
            <w:r>
              <w:rPr>
                <w:noProof/>
                <w:webHidden/>
              </w:rPr>
              <w:instrText xml:space="preserve"> PAGEREF _Toc68564419 \h </w:instrText>
            </w:r>
            <w:r>
              <w:rPr>
                <w:noProof/>
                <w:webHidden/>
              </w:rPr>
            </w:r>
            <w:r>
              <w:rPr>
                <w:noProof/>
                <w:webHidden/>
              </w:rPr>
              <w:fldChar w:fldCharType="separate"/>
            </w:r>
            <w:r>
              <w:rPr>
                <w:noProof/>
                <w:webHidden/>
              </w:rPr>
              <w:t>36</w:t>
            </w:r>
            <w:r>
              <w:rPr>
                <w:noProof/>
                <w:webHidden/>
              </w:rPr>
              <w:fldChar w:fldCharType="end"/>
            </w:r>
          </w:hyperlink>
        </w:p>
        <w:p w14:paraId="294AD995" w14:textId="2DEA3171" w:rsidR="00CA40F7" w:rsidRDefault="00CA40F7">
          <w:pPr>
            <w:pStyle w:val="TOC5"/>
            <w:tabs>
              <w:tab w:val="right" w:leader="dot" w:pos="10456"/>
            </w:tabs>
            <w:rPr>
              <w:noProof/>
              <w:sz w:val="22"/>
              <w:szCs w:val="22"/>
              <w:lang w:eastAsia="en-IN"/>
            </w:rPr>
          </w:pPr>
          <w:hyperlink w:anchor="_Toc68564420" w:history="1">
            <w:r w:rsidRPr="0068705B">
              <w:rPr>
                <w:rStyle w:val="Hyperlink"/>
                <w:noProof/>
              </w:rPr>
              <w:t>Cons</w:t>
            </w:r>
            <w:r>
              <w:rPr>
                <w:noProof/>
                <w:webHidden/>
              </w:rPr>
              <w:tab/>
            </w:r>
            <w:r>
              <w:rPr>
                <w:noProof/>
                <w:webHidden/>
              </w:rPr>
              <w:fldChar w:fldCharType="begin"/>
            </w:r>
            <w:r>
              <w:rPr>
                <w:noProof/>
                <w:webHidden/>
              </w:rPr>
              <w:instrText xml:space="preserve"> PAGEREF _Toc68564420 \h </w:instrText>
            </w:r>
            <w:r>
              <w:rPr>
                <w:noProof/>
                <w:webHidden/>
              </w:rPr>
            </w:r>
            <w:r>
              <w:rPr>
                <w:noProof/>
                <w:webHidden/>
              </w:rPr>
              <w:fldChar w:fldCharType="separate"/>
            </w:r>
            <w:r>
              <w:rPr>
                <w:noProof/>
                <w:webHidden/>
              </w:rPr>
              <w:t>37</w:t>
            </w:r>
            <w:r>
              <w:rPr>
                <w:noProof/>
                <w:webHidden/>
              </w:rPr>
              <w:fldChar w:fldCharType="end"/>
            </w:r>
          </w:hyperlink>
        </w:p>
        <w:p w14:paraId="3789FB7A" w14:textId="2DE98DFD" w:rsidR="00CA40F7" w:rsidRDefault="00CA40F7">
          <w:pPr>
            <w:pStyle w:val="TOC5"/>
            <w:tabs>
              <w:tab w:val="right" w:leader="dot" w:pos="10456"/>
            </w:tabs>
            <w:rPr>
              <w:noProof/>
              <w:sz w:val="22"/>
              <w:szCs w:val="22"/>
              <w:lang w:eastAsia="en-IN"/>
            </w:rPr>
          </w:pPr>
          <w:hyperlink w:anchor="_Toc68564421" w:history="1">
            <w:r w:rsidRPr="0068705B">
              <w:rPr>
                <w:rStyle w:val="Hyperlink"/>
                <w:noProof/>
              </w:rPr>
              <w:t>Properties of Adam</w:t>
            </w:r>
            <w:r>
              <w:rPr>
                <w:noProof/>
                <w:webHidden/>
              </w:rPr>
              <w:tab/>
            </w:r>
            <w:r>
              <w:rPr>
                <w:noProof/>
                <w:webHidden/>
              </w:rPr>
              <w:fldChar w:fldCharType="begin"/>
            </w:r>
            <w:r>
              <w:rPr>
                <w:noProof/>
                <w:webHidden/>
              </w:rPr>
              <w:instrText xml:space="preserve"> PAGEREF _Toc68564421 \h </w:instrText>
            </w:r>
            <w:r>
              <w:rPr>
                <w:noProof/>
                <w:webHidden/>
              </w:rPr>
            </w:r>
            <w:r>
              <w:rPr>
                <w:noProof/>
                <w:webHidden/>
              </w:rPr>
              <w:fldChar w:fldCharType="separate"/>
            </w:r>
            <w:r>
              <w:rPr>
                <w:noProof/>
                <w:webHidden/>
              </w:rPr>
              <w:t>37</w:t>
            </w:r>
            <w:r>
              <w:rPr>
                <w:noProof/>
                <w:webHidden/>
              </w:rPr>
              <w:fldChar w:fldCharType="end"/>
            </w:r>
          </w:hyperlink>
        </w:p>
        <w:p w14:paraId="438142B3" w14:textId="32DA0B8D" w:rsidR="00CA40F7" w:rsidRDefault="00CA40F7">
          <w:pPr>
            <w:pStyle w:val="TOC5"/>
            <w:tabs>
              <w:tab w:val="right" w:leader="dot" w:pos="10456"/>
            </w:tabs>
            <w:rPr>
              <w:noProof/>
              <w:sz w:val="22"/>
              <w:szCs w:val="22"/>
              <w:lang w:eastAsia="en-IN"/>
            </w:rPr>
          </w:pPr>
          <w:hyperlink w:anchor="_Toc68564422" w:history="1">
            <w:r w:rsidRPr="0068705B">
              <w:rPr>
                <w:rStyle w:val="Hyperlink"/>
                <w:noProof/>
              </w:rPr>
              <w:t>Problems with Adam</w:t>
            </w:r>
            <w:r>
              <w:rPr>
                <w:noProof/>
                <w:webHidden/>
              </w:rPr>
              <w:tab/>
            </w:r>
            <w:r>
              <w:rPr>
                <w:noProof/>
                <w:webHidden/>
              </w:rPr>
              <w:fldChar w:fldCharType="begin"/>
            </w:r>
            <w:r>
              <w:rPr>
                <w:noProof/>
                <w:webHidden/>
              </w:rPr>
              <w:instrText xml:space="preserve"> PAGEREF _Toc68564422 \h </w:instrText>
            </w:r>
            <w:r>
              <w:rPr>
                <w:noProof/>
                <w:webHidden/>
              </w:rPr>
            </w:r>
            <w:r>
              <w:rPr>
                <w:noProof/>
                <w:webHidden/>
              </w:rPr>
              <w:fldChar w:fldCharType="separate"/>
            </w:r>
            <w:r>
              <w:rPr>
                <w:noProof/>
                <w:webHidden/>
              </w:rPr>
              <w:t>37</w:t>
            </w:r>
            <w:r>
              <w:rPr>
                <w:noProof/>
                <w:webHidden/>
              </w:rPr>
              <w:fldChar w:fldCharType="end"/>
            </w:r>
          </w:hyperlink>
        </w:p>
        <w:p w14:paraId="50E89C87" w14:textId="2FF24331" w:rsidR="00CA40F7" w:rsidRDefault="00CA40F7">
          <w:pPr>
            <w:pStyle w:val="TOC4"/>
            <w:tabs>
              <w:tab w:val="right" w:leader="dot" w:pos="10456"/>
            </w:tabs>
            <w:rPr>
              <w:noProof/>
              <w:sz w:val="22"/>
              <w:szCs w:val="22"/>
              <w:lang w:eastAsia="en-IN"/>
            </w:rPr>
          </w:pPr>
          <w:hyperlink w:anchor="_Toc68564423" w:history="1">
            <w:r w:rsidRPr="0068705B">
              <w:rPr>
                <w:rStyle w:val="Hyperlink"/>
                <w:noProof/>
              </w:rPr>
              <w:t>RMSprop</w:t>
            </w:r>
            <w:r>
              <w:rPr>
                <w:noProof/>
                <w:webHidden/>
              </w:rPr>
              <w:tab/>
            </w:r>
            <w:r>
              <w:rPr>
                <w:noProof/>
                <w:webHidden/>
              </w:rPr>
              <w:fldChar w:fldCharType="begin"/>
            </w:r>
            <w:r>
              <w:rPr>
                <w:noProof/>
                <w:webHidden/>
              </w:rPr>
              <w:instrText xml:space="preserve"> PAGEREF _Toc68564423 \h </w:instrText>
            </w:r>
            <w:r>
              <w:rPr>
                <w:noProof/>
                <w:webHidden/>
              </w:rPr>
            </w:r>
            <w:r>
              <w:rPr>
                <w:noProof/>
                <w:webHidden/>
              </w:rPr>
              <w:fldChar w:fldCharType="separate"/>
            </w:r>
            <w:r>
              <w:rPr>
                <w:noProof/>
                <w:webHidden/>
              </w:rPr>
              <w:t>37</w:t>
            </w:r>
            <w:r>
              <w:rPr>
                <w:noProof/>
                <w:webHidden/>
              </w:rPr>
              <w:fldChar w:fldCharType="end"/>
            </w:r>
          </w:hyperlink>
        </w:p>
        <w:p w14:paraId="06C9B62C" w14:textId="2B71C872" w:rsidR="00CA40F7" w:rsidRDefault="00CA40F7">
          <w:pPr>
            <w:pStyle w:val="TOC4"/>
            <w:tabs>
              <w:tab w:val="right" w:leader="dot" w:pos="10456"/>
            </w:tabs>
            <w:rPr>
              <w:noProof/>
              <w:sz w:val="22"/>
              <w:szCs w:val="22"/>
              <w:lang w:eastAsia="en-IN"/>
            </w:rPr>
          </w:pPr>
          <w:hyperlink w:anchor="_Toc68564424" w:history="1">
            <w:r w:rsidRPr="0068705B">
              <w:rPr>
                <w:rStyle w:val="Hyperlink"/>
                <w:noProof/>
              </w:rPr>
              <w:t>DCNN</w:t>
            </w:r>
            <w:r>
              <w:rPr>
                <w:noProof/>
                <w:webHidden/>
              </w:rPr>
              <w:tab/>
            </w:r>
            <w:r>
              <w:rPr>
                <w:noProof/>
                <w:webHidden/>
              </w:rPr>
              <w:fldChar w:fldCharType="begin"/>
            </w:r>
            <w:r>
              <w:rPr>
                <w:noProof/>
                <w:webHidden/>
              </w:rPr>
              <w:instrText xml:space="preserve"> PAGEREF _Toc68564424 \h </w:instrText>
            </w:r>
            <w:r>
              <w:rPr>
                <w:noProof/>
                <w:webHidden/>
              </w:rPr>
            </w:r>
            <w:r>
              <w:rPr>
                <w:noProof/>
                <w:webHidden/>
              </w:rPr>
              <w:fldChar w:fldCharType="separate"/>
            </w:r>
            <w:r>
              <w:rPr>
                <w:noProof/>
                <w:webHidden/>
              </w:rPr>
              <w:t>38</w:t>
            </w:r>
            <w:r>
              <w:rPr>
                <w:noProof/>
                <w:webHidden/>
              </w:rPr>
              <w:fldChar w:fldCharType="end"/>
            </w:r>
          </w:hyperlink>
        </w:p>
        <w:p w14:paraId="035E6245" w14:textId="5D1319E6" w:rsidR="00CA40F7" w:rsidRDefault="00CA40F7">
          <w:pPr>
            <w:pStyle w:val="TOC5"/>
            <w:tabs>
              <w:tab w:val="right" w:leader="dot" w:pos="10456"/>
            </w:tabs>
            <w:rPr>
              <w:noProof/>
              <w:sz w:val="22"/>
              <w:szCs w:val="22"/>
              <w:lang w:eastAsia="en-IN"/>
            </w:rPr>
          </w:pPr>
          <w:hyperlink w:anchor="_Toc68564425" w:history="1">
            <w:r w:rsidRPr="0068705B">
              <w:rPr>
                <w:rStyle w:val="Hyperlink"/>
                <w:noProof/>
              </w:rPr>
              <w:t>Pros</w:t>
            </w:r>
            <w:r>
              <w:rPr>
                <w:noProof/>
                <w:webHidden/>
              </w:rPr>
              <w:tab/>
            </w:r>
            <w:r>
              <w:rPr>
                <w:noProof/>
                <w:webHidden/>
              </w:rPr>
              <w:fldChar w:fldCharType="begin"/>
            </w:r>
            <w:r>
              <w:rPr>
                <w:noProof/>
                <w:webHidden/>
              </w:rPr>
              <w:instrText xml:space="preserve"> PAGEREF _Toc68564425 \h </w:instrText>
            </w:r>
            <w:r>
              <w:rPr>
                <w:noProof/>
                <w:webHidden/>
              </w:rPr>
            </w:r>
            <w:r>
              <w:rPr>
                <w:noProof/>
                <w:webHidden/>
              </w:rPr>
              <w:fldChar w:fldCharType="separate"/>
            </w:r>
            <w:r>
              <w:rPr>
                <w:noProof/>
                <w:webHidden/>
              </w:rPr>
              <w:t>38</w:t>
            </w:r>
            <w:r>
              <w:rPr>
                <w:noProof/>
                <w:webHidden/>
              </w:rPr>
              <w:fldChar w:fldCharType="end"/>
            </w:r>
          </w:hyperlink>
        </w:p>
        <w:p w14:paraId="56ECB1F4" w14:textId="2BCE570A" w:rsidR="00CA40F7" w:rsidRDefault="00CA40F7">
          <w:pPr>
            <w:pStyle w:val="TOC5"/>
            <w:tabs>
              <w:tab w:val="right" w:leader="dot" w:pos="10456"/>
            </w:tabs>
            <w:rPr>
              <w:noProof/>
              <w:sz w:val="22"/>
              <w:szCs w:val="22"/>
              <w:lang w:eastAsia="en-IN"/>
            </w:rPr>
          </w:pPr>
          <w:hyperlink w:anchor="_Toc68564426" w:history="1">
            <w:r w:rsidRPr="0068705B">
              <w:rPr>
                <w:rStyle w:val="Hyperlink"/>
                <w:rFonts w:ascii="Calibri" w:hAnsi="Calibri" w:cs="Calibri"/>
                <w:noProof/>
              </w:rPr>
              <w:t>Cons</w:t>
            </w:r>
            <w:r>
              <w:rPr>
                <w:noProof/>
                <w:webHidden/>
              </w:rPr>
              <w:tab/>
            </w:r>
            <w:r>
              <w:rPr>
                <w:noProof/>
                <w:webHidden/>
              </w:rPr>
              <w:fldChar w:fldCharType="begin"/>
            </w:r>
            <w:r>
              <w:rPr>
                <w:noProof/>
                <w:webHidden/>
              </w:rPr>
              <w:instrText xml:space="preserve"> PAGEREF _Toc68564426 \h </w:instrText>
            </w:r>
            <w:r>
              <w:rPr>
                <w:noProof/>
                <w:webHidden/>
              </w:rPr>
            </w:r>
            <w:r>
              <w:rPr>
                <w:noProof/>
                <w:webHidden/>
              </w:rPr>
              <w:fldChar w:fldCharType="separate"/>
            </w:r>
            <w:r>
              <w:rPr>
                <w:noProof/>
                <w:webHidden/>
              </w:rPr>
              <w:t>39</w:t>
            </w:r>
            <w:r>
              <w:rPr>
                <w:noProof/>
                <w:webHidden/>
              </w:rPr>
              <w:fldChar w:fldCharType="end"/>
            </w:r>
          </w:hyperlink>
        </w:p>
        <w:p w14:paraId="5173C305" w14:textId="4C8C8B45" w:rsidR="00CA40F7" w:rsidRDefault="00CA40F7">
          <w:pPr>
            <w:pStyle w:val="TOC4"/>
            <w:tabs>
              <w:tab w:val="right" w:leader="dot" w:pos="10456"/>
            </w:tabs>
            <w:rPr>
              <w:noProof/>
              <w:sz w:val="22"/>
              <w:szCs w:val="22"/>
              <w:lang w:eastAsia="en-IN"/>
            </w:rPr>
          </w:pPr>
          <w:hyperlink w:anchor="_Toc68564427" w:history="1">
            <w:r w:rsidRPr="0068705B">
              <w:rPr>
                <w:rStyle w:val="Hyperlink"/>
                <w:noProof/>
              </w:rPr>
              <w:t>One-Hot Encoding</w:t>
            </w:r>
            <w:r>
              <w:rPr>
                <w:noProof/>
                <w:webHidden/>
              </w:rPr>
              <w:tab/>
            </w:r>
            <w:r>
              <w:rPr>
                <w:noProof/>
                <w:webHidden/>
              </w:rPr>
              <w:fldChar w:fldCharType="begin"/>
            </w:r>
            <w:r>
              <w:rPr>
                <w:noProof/>
                <w:webHidden/>
              </w:rPr>
              <w:instrText xml:space="preserve"> PAGEREF _Toc68564427 \h </w:instrText>
            </w:r>
            <w:r>
              <w:rPr>
                <w:noProof/>
                <w:webHidden/>
              </w:rPr>
            </w:r>
            <w:r>
              <w:rPr>
                <w:noProof/>
                <w:webHidden/>
              </w:rPr>
              <w:fldChar w:fldCharType="separate"/>
            </w:r>
            <w:r>
              <w:rPr>
                <w:noProof/>
                <w:webHidden/>
              </w:rPr>
              <w:t>39</w:t>
            </w:r>
            <w:r>
              <w:rPr>
                <w:noProof/>
                <w:webHidden/>
              </w:rPr>
              <w:fldChar w:fldCharType="end"/>
            </w:r>
          </w:hyperlink>
        </w:p>
        <w:p w14:paraId="610D6770" w14:textId="7C982BF0" w:rsidR="00CA40F7" w:rsidRDefault="00CA40F7">
          <w:pPr>
            <w:pStyle w:val="TOC5"/>
            <w:tabs>
              <w:tab w:val="right" w:leader="dot" w:pos="10456"/>
            </w:tabs>
            <w:rPr>
              <w:noProof/>
              <w:sz w:val="22"/>
              <w:szCs w:val="22"/>
              <w:lang w:eastAsia="en-IN"/>
            </w:rPr>
          </w:pPr>
          <w:hyperlink w:anchor="_Toc68564428" w:history="1">
            <w:r w:rsidRPr="0068705B">
              <w:rPr>
                <w:rStyle w:val="Hyperlink"/>
                <w:noProof/>
              </w:rPr>
              <w:t>Pros</w:t>
            </w:r>
            <w:r>
              <w:rPr>
                <w:noProof/>
                <w:webHidden/>
              </w:rPr>
              <w:tab/>
            </w:r>
            <w:r>
              <w:rPr>
                <w:noProof/>
                <w:webHidden/>
              </w:rPr>
              <w:fldChar w:fldCharType="begin"/>
            </w:r>
            <w:r>
              <w:rPr>
                <w:noProof/>
                <w:webHidden/>
              </w:rPr>
              <w:instrText xml:space="preserve"> PAGEREF _Toc68564428 \h </w:instrText>
            </w:r>
            <w:r>
              <w:rPr>
                <w:noProof/>
                <w:webHidden/>
              </w:rPr>
            </w:r>
            <w:r>
              <w:rPr>
                <w:noProof/>
                <w:webHidden/>
              </w:rPr>
              <w:fldChar w:fldCharType="separate"/>
            </w:r>
            <w:r>
              <w:rPr>
                <w:noProof/>
                <w:webHidden/>
              </w:rPr>
              <w:t>39</w:t>
            </w:r>
            <w:r>
              <w:rPr>
                <w:noProof/>
                <w:webHidden/>
              </w:rPr>
              <w:fldChar w:fldCharType="end"/>
            </w:r>
          </w:hyperlink>
        </w:p>
        <w:p w14:paraId="5A461E9C" w14:textId="597040D0" w:rsidR="00CA40F7" w:rsidRDefault="00CA40F7">
          <w:pPr>
            <w:pStyle w:val="TOC5"/>
            <w:tabs>
              <w:tab w:val="right" w:leader="dot" w:pos="10456"/>
            </w:tabs>
            <w:rPr>
              <w:noProof/>
              <w:sz w:val="22"/>
              <w:szCs w:val="22"/>
              <w:lang w:eastAsia="en-IN"/>
            </w:rPr>
          </w:pPr>
          <w:hyperlink w:anchor="_Toc68564429" w:history="1">
            <w:r w:rsidRPr="0068705B">
              <w:rPr>
                <w:rStyle w:val="Hyperlink"/>
                <w:noProof/>
              </w:rPr>
              <w:t>Cons</w:t>
            </w:r>
            <w:r>
              <w:rPr>
                <w:noProof/>
                <w:webHidden/>
              </w:rPr>
              <w:tab/>
            </w:r>
            <w:r>
              <w:rPr>
                <w:noProof/>
                <w:webHidden/>
              </w:rPr>
              <w:fldChar w:fldCharType="begin"/>
            </w:r>
            <w:r>
              <w:rPr>
                <w:noProof/>
                <w:webHidden/>
              </w:rPr>
              <w:instrText xml:space="preserve"> PAGEREF _Toc68564429 \h </w:instrText>
            </w:r>
            <w:r>
              <w:rPr>
                <w:noProof/>
                <w:webHidden/>
              </w:rPr>
            </w:r>
            <w:r>
              <w:rPr>
                <w:noProof/>
                <w:webHidden/>
              </w:rPr>
              <w:fldChar w:fldCharType="separate"/>
            </w:r>
            <w:r>
              <w:rPr>
                <w:noProof/>
                <w:webHidden/>
              </w:rPr>
              <w:t>39</w:t>
            </w:r>
            <w:r>
              <w:rPr>
                <w:noProof/>
                <w:webHidden/>
              </w:rPr>
              <w:fldChar w:fldCharType="end"/>
            </w:r>
          </w:hyperlink>
        </w:p>
        <w:p w14:paraId="4F11283A" w14:textId="7FA4BA8A" w:rsidR="00CA40F7" w:rsidRDefault="00CA40F7">
          <w:pPr>
            <w:pStyle w:val="TOC4"/>
            <w:tabs>
              <w:tab w:val="right" w:leader="dot" w:pos="10456"/>
            </w:tabs>
            <w:rPr>
              <w:noProof/>
              <w:sz w:val="22"/>
              <w:szCs w:val="22"/>
              <w:lang w:eastAsia="en-IN"/>
            </w:rPr>
          </w:pPr>
          <w:hyperlink w:anchor="_Toc68564430" w:history="1">
            <w:r w:rsidRPr="0068705B">
              <w:rPr>
                <w:rStyle w:val="Hyperlink"/>
                <w:noProof/>
              </w:rPr>
              <w:t>Noise Removal</w:t>
            </w:r>
            <w:r>
              <w:rPr>
                <w:noProof/>
                <w:webHidden/>
              </w:rPr>
              <w:tab/>
            </w:r>
            <w:r>
              <w:rPr>
                <w:noProof/>
                <w:webHidden/>
              </w:rPr>
              <w:fldChar w:fldCharType="begin"/>
            </w:r>
            <w:r>
              <w:rPr>
                <w:noProof/>
                <w:webHidden/>
              </w:rPr>
              <w:instrText xml:space="preserve"> PAGEREF _Toc68564430 \h </w:instrText>
            </w:r>
            <w:r>
              <w:rPr>
                <w:noProof/>
                <w:webHidden/>
              </w:rPr>
            </w:r>
            <w:r>
              <w:rPr>
                <w:noProof/>
                <w:webHidden/>
              </w:rPr>
              <w:fldChar w:fldCharType="separate"/>
            </w:r>
            <w:r>
              <w:rPr>
                <w:noProof/>
                <w:webHidden/>
              </w:rPr>
              <w:t>39</w:t>
            </w:r>
            <w:r>
              <w:rPr>
                <w:noProof/>
                <w:webHidden/>
              </w:rPr>
              <w:fldChar w:fldCharType="end"/>
            </w:r>
          </w:hyperlink>
        </w:p>
        <w:p w14:paraId="604125F1" w14:textId="5C9F755D" w:rsidR="00CA40F7" w:rsidRDefault="00CA40F7">
          <w:pPr>
            <w:pStyle w:val="TOC3"/>
            <w:tabs>
              <w:tab w:val="right" w:leader="dot" w:pos="10456"/>
            </w:tabs>
            <w:rPr>
              <w:noProof/>
              <w:sz w:val="22"/>
              <w:szCs w:val="22"/>
              <w:lang w:eastAsia="en-IN"/>
            </w:rPr>
          </w:pPr>
          <w:hyperlink w:anchor="_Toc68564431" w:history="1">
            <w:r w:rsidRPr="0068705B">
              <w:rPr>
                <w:rStyle w:val="Hyperlink"/>
                <w:noProof/>
              </w:rPr>
              <w:t>On the Basis of Feature Selection Techniques</w:t>
            </w:r>
            <w:r>
              <w:rPr>
                <w:noProof/>
                <w:webHidden/>
              </w:rPr>
              <w:tab/>
            </w:r>
            <w:r>
              <w:rPr>
                <w:noProof/>
                <w:webHidden/>
              </w:rPr>
              <w:fldChar w:fldCharType="begin"/>
            </w:r>
            <w:r>
              <w:rPr>
                <w:noProof/>
                <w:webHidden/>
              </w:rPr>
              <w:instrText xml:space="preserve"> PAGEREF _Toc68564431 \h </w:instrText>
            </w:r>
            <w:r>
              <w:rPr>
                <w:noProof/>
                <w:webHidden/>
              </w:rPr>
            </w:r>
            <w:r>
              <w:rPr>
                <w:noProof/>
                <w:webHidden/>
              </w:rPr>
              <w:fldChar w:fldCharType="separate"/>
            </w:r>
            <w:r>
              <w:rPr>
                <w:noProof/>
                <w:webHidden/>
              </w:rPr>
              <w:t>39</w:t>
            </w:r>
            <w:r>
              <w:rPr>
                <w:noProof/>
                <w:webHidden/>
              </w:rPr>
              <w:fldChar w:fldCharType="end"/>
            </w:r>
          </w:hyperlink>
        </w:p>
        <w:p w14:paraId="3E596578" w14:textId="1C9063ED" w:rsidR="00CA40F7" w:rsidRDefault="00CA40F7">
          <w:pPr>
            <w:pStyle w:val="TOC4"/>
            <w:tabs>
              <w:tab w:val="right" w:leader="dot" w:pos="10456"/>
            </w:tabs>
            <w:rPr>
              <w:noProof/>
              <w:sz w:val="22"/>
              <w:szCs w:val="22"/>
              <w:lang w:eastAsia="en-IN"/>
            </w:rPr>
          </w:pPr>
          <w:hyperlink w:anchor="_Toc68564432" w:history="1">
            <w:r w:rsidRPr="0068705B">
              <w:rPr>
                <w:rStyle w:val="Hyperlink"/>
                <w:noProof/>
              </w:rPr>
              <w:t>Feature Selection Methods:</w:t>
            </w:r>
            <w:r>
              <w:rPr>
                <w:noProof/>
                <w:webHidden/>
              </w:rPr>
              <w:tab/>
            </w:r>
            <w:r>
              <w:rPr>
                <w:noProof/>
                <w:webHidden/>
              </w:rPr>
              <w:fldChar w:fldCharType="begin"/>
            </w:r>
            <w:r>
              <w:rPr>
                <w:noProof/>
                <w:webHidden/>
              </w:rPr>
              <w:instrText xml:space="preserve"> PAGEREF _Toc68564432 \h </w:instrText>
            </w:r>
            <w:r>
              <w:rPr>
                <w:noProof/>
                <w:webHidden/>
              </w:rPr>
            </w:r>
            <w:r>
              <w:rPr>
                <w:noProof/>
                <w:webHidden/>
              </w:rPr>
              <w:fldChar w:fldCharType="separate"/>
            </w:r>
            <w:r>
              <w:rPr>
                <w:noProof/>
                <w:webHidden/>
              </w:rPr>
              <w:t>39</w:t>
            </w:r>
            <w:r>
              <w:rPr>
                <w:noProof/>
                <w:webHidden/>
              </w:rPr>
              <w:fldChar w:fldCharType="end"/>
            </w:r>
          </w:hyperlink>
        </w:p>
        <w:p w14:paraId="06967B0C" w14:textId="25D414C0" w:rsidR="00CA40F7" w:rsidRDefault="00CA40F7">
          <w:pPr>
            <w:pStyle w:val="TOC5"/>
            <w:tabs>
              <w:tab w:val="left" w:pos="1200"/>
              <w:tab w:val="right" w:leader="dot" w:pos="10456"/>
            </w:tabs>
            <w:rPr>
              <w:noProof/>
              <w:sz w:val="22"/>
              <w:szCs w:val="22"/>
              <w:lang w:eastAsia="en-IN"/>
            </w:rPr>
          </w:pPr>
          <w:hyperlink w:anchor="_Toc68564433" w:history="1">
            <w:r w:rsidRPr="0068705B">
              <w:rPr>
                <w:rStyle w:val="Hyperlink"/>
                <w:noProof/>
              </w:rPr>
              <w:t>1.</w:t>
            </w:r>
            <w:r>
              <w:rPr>
                <w:noProof/>
                <w:sz w:val="22"/>
                <w:szCs w:val="22"/>
                <w:lang w:eastAsia="en-IN"/>
              </w:rPr>
              <w:tab/>
            </w:r>
            <w:r w:rsidRPr="0068705B">
              <w:rPr>
                <w:rStyle w:val="Hyperlink"/>
                <w:noProof/>
              </w:rPr>
              <w:t>Univariate Selection</w:t>
            </w:r>
            <w:r>
              <w:rPr>
                <w:noProof/>
                <w:webHidden/>
              </w:rPr>
              <w:tab/>
            </w:r>
            <w:r>
              <w:rPr>
                <w:noProof/>
                <w:webHidden/>
              </w:rPr>
              <w:fldChar w:fldCharType="begin"/>
            </w:r>
            <w:r>
              <w:rPr>
                <w:noProof/>
                <w:webHidden/>
              </w:rPr>
              <w:instrText xml:space="preserve"> PAGEREF _Toc68564433 \h </w:instrText>
            </w:r>
            <w:r>
              <w:rPr>
                <w:noProof/>
                <w:webHidden/>
              </w:rPr>
            </w:r>
            <w:r>
              <w:rPr>
                <w:noProof/>
                <w:webHidden/>
              </w:rPr>
              <w:fldChar w:fldCharType="separate"/>
            </w:r>
            <w:r>
              <w:rPr>
                <w:noProof/>
                <w:webHidden/>
              </w:rPr>
              <w:t>39</w:t>
            </w:r>
            <w:r>
              <w:rPr>
                <w:noProof/>
                <w:webHidden/>
              </w:rPr>
              <w:fldChar w:fldCharType="end"/>
            </w:r>
          </w:hyperlink>
        </w:p>
        <w:p w14:paraId="55FB35A7" w14:textId="58CB2685" w:rsidR="00CA40F7" w:rsidRDefault="00CA40F7">
          <w:pPr>
            <w:pStyle w:val="TOC5"/>
            <w:tabs>
              <w:tab w:val="left" w:pos="1200"/>
              <w:tab w:val="right" w:leader="dot" w:pos="10456"/>
            </w:tabs>
            <w:rPr>
              <w:noProof/>
              <w:sz w:val="22"/>
              <w:szCs w:val="22"/>
              <w:lang w:eastAsia="en-IN"/>
            </w:rPr>
          </w:pPr>
          <w:hyperlink w:anchor="_Toc68564434" w:history="1">
            <w:r w:rsidRPr="0068705B">
              <w:rPr>
                <w:rStyle w:val="Hyperlink"/>
                <w:noProof/>
              </w:rPr>
              <w:t>2.</w:t>
            </w:r>
            <w:r>
              <w:rPr>
                <w:noProof/>
                <w:sz w:val="22"/>
                <w:szCs w:val="22"/>
                <w:lang w:eastAsia="en-IN"/>
              </w:rPr>
              <w:tab/>
            </w:r>
            <w:r w:rsidRPr="0068705B">
              <w:rPr>
                <w:rStyle w:val="Hyperlink"/>
                <w:noProof/>
              </w:rPr>
              <w:t>Feature Importance</w:t>
            </w:r>
            <w:r>
              <w:rPr>
                <w:noProof/>
                <w:webHidden/>
              </w:rPr>
              <w:tab/>
            </w:r>
            <w:r>
              <w:rPr>
                <w:noProof/>
                <w:webHidden/>
              </w:rPr>
              <w:fldChar w:fldCharType="begin"/>
            </w:r>
            <w:r>
              <w:rPr>
                <w:noProof/>
                <w:webHidden/>
              </w:rPr>
              <w:instrText xml:space="preserve"> PAGEREF _Toc68564434 \h </w:instrText>
            </w:r>
            <w:r>
              <w:rPr>
                <w:noProof/>
                <w:webHidden/>
              </w:rPr>
            </w:r>
            <w:r>
              <w:rPr>
                <w:noProof/>
                <w:webHidden/>
              </w:rPr>
              <w:fldChar w:fldCharType="separate"/>
            </w:r>
            <w:r>
              <w:rPr>
                <w:noProof/>
                <w:webHidden/>
              </w:rPr>
              <w:t>40</w:t>
            </w:r>
            <w:r>
              <w:rPr>
                <w:noProof/>
                <w:webHidden/>
              </w:rPr>
              <w:fldChar w:fldCharType="end"/>
            </w:r>
          </w:hyperlink>
        </w:p>
        <w:p w14:paraId="21462DA6" w14:textId="188AE8AC" w:rsidR="00CA40F7" w:rsidRDefault="00CA40F7">
          <w:pPr>
            <w:pStyle w:val="TOC5"/>
            <w:tabs>
              <w:tab w:val="left" w:pos="1200"/>
              <w:tab w:val="right" w:leader="dot" w:pos="10456"/>
            </w:tabs>
            <w:rPr>
              <w:noProof/>
              <w:sz w:val="22"/>
              <w:szCs w:val="22"/>
              <w:lang w:eastAsia="en-IN"/>
            </w:rPr>
          </w:pPr>
          <w:hyperlink w:anchor="_Toc68564435" w:history="1">
            <w:r w:rsidRPr="0068705B">
              <w:rPr>
                <w:rStyle w:val="Hyperlink"/>
                <w:noProof/>
              </w:rPr>
              <w:t>3.</w:t>
            </w:r>
            <w:r>
              <w:rPr>
                <w:noProof/>
                <w:sz w:val="22"/>
                <w:szCs w:val="22"/>
                <w:lang w:eastAsia="en-IN"/>
              </w:rPr>
              <w:tab/>
            </w:r>
            <w:r w:rsidRPr="0068705B">
              <w:rPr>
                <w:rStyle w:val="Hyperlink"/>
                <w:noProof/>
              </w:rPr>
              <w:t>Correlation Matrix with Heatmap</w:t>
            </w:r>
            <w:r>
              <w:rPr>
                <w:noProof/>
                <w:webHidden/>
              </w:rPr>
              <w:tab/>
            </w:r>
            <w:r>
              <w:rPr>
                <w:noProof/>
                <w:webHidden/>
              </w:rPr>
              <w:fldChar w:fldCharType="begin"/>
            </w:r>
            <w:r>
              <w:rPr>
                <w:noProof/>
                <w:webHidden/>
              </w:rPr>
              <w:instrText xml:space="preserve"> PAGEREF _Toc68564435 \h </w:instrText>
            </w:r>
            <w:r>
              <w:rPr>
                <w:noProof/>
                <w:webHidden/>
              </w:rPr>
            </w:r>
            <w:r>
              <w:rPr>
                <w:noProof/>
                <w:webHidden/>
              </w:rPr>
              <w:fldChar w:fldCharType="separate"/>
            </w:r>
            <w:r>
              <w:rPr>
                <w:noProof/>
                <w:webHidden/>
              </w:rPr>
              <w:t>40</w:t>
            </w:r>
            <w:r>
              <w:rPr>
                <w:noProof/>
                <w:webHidden/>
              </w:rPr>
              <w:fldChar w:fldCharType="end"/>
            </w:r>
          </w:hyperlink>
        </w:p>
        <w:p w14:paraId="1C51F4F3" w14:textId="295F5185" w:rsidR="00CA40F7" w:rsidRDefault="00CA40F7">
          <w:pPr>
            <w:pStyle w:val="TOC4"/>
            <w:tabs>
              <w:tab w:val="right" w:leader="dot" w:pos="10456"/>
            </w:tabs>
            <w:rPr>
              <w:noProof/>
              <w:sz w:val="22"/>
              <w:szCs w:val="22"/>
              <w:lang w:eastAsia="en-IN"/>
            </w:rPr>
          </w:pPr>
          <w:hyperlink w:anchor="_Toc68564436" w:history="1">
            <w:r w:rsidRPr="0068705B">
              <w:rPr>
                <w:rStyle w:val="Hyperlink"/>
                <w:noProof/>
              </w:rPr>
              <w:t>Ways of Feature Selection</w:t>
            </w:r>
            <w:r>
              <w:rPr>
                <w:noProof/>
                <w:webHidden/>
              </w:rPr>
              <w:tab/>
            </w:r>
            <w:r>
              <w:rPr>
                <w:noProof/>
                <w:webHidden/>
              </w:rPr>
              <w:fldChar w:fldCharType="begin"/>
            </w:r>
            <w:r>
              <w:rPr>
                <w:noProof/>
                <w:webHidden/>
              </w:rPr>
              <w:instrText xml:space="preserve"> PAGEREF _Toc68564436 \h </w:instrText>
            </w:r>
            <w:r>
              <w:rPr>
                <w:noProof/>
                <w:webHidden/>
              </w:rPr>
            </w:r>
            <w:r>
              <w:rPr>
                <w:noProof/>
                <w:webHidden/>
              </w:rPr>
              <w:fldChar w:fldCharType="separate"/>
            </w:r>
            <w:r>
              <w:rPr>
                <w:noProof/>
                <w:webHidden/>
              </w:rPr>
              <w:t>40</w:t>
            </w:r>
            <w:r>
              <w:rPr>
                <w:noProof/>
                <w:webHidden/>
              </w:rPr>
              <w:fldChar w:fldCharType="end"/>
            </w:r>
          </w:hyperlink>
        </w:p>
        <w:p w14:paraId="0F2ED83C" w14:textId="0A6404B3" w:rsidR="00CA40F7" w:rsidRDefault="00CA40F7">
          <w:pPr>
            <w:pStyle w:val="TOC4"/>
            <w:tabs>
              <w:tab w:val="right" w:leader="dot" w:pos="10456"/>
            </w:tabs>
            <w:rPr>
              <w:noProof/>
              <w:sz w:val="22"/>
              <w:szCs w:val="22"/>
              <w:lang w:eastAsia="en-IN"/>
            </w:rPr>
          </w:pPr>
          <w:hyperlink w:anchor="_Toc68564437" w:history="1">
            <w:r w:rsidRPr="0068705B">
              <w:rPr>
                <w:rStyle w:val="Hyperlink"/>
                <w:noProof/>
              </w:rPr>
              <w:t>Types of Feature Selection</w:t>
            </w:r>
            <w:r>
              <w:rPr>
                <w:noProof/>
                <w:webHidden/>
              </w:rPr>
              <w:tab/>
            </w:r>
            <w:r>
              <w:rPr>
                <w:noProof/>
                <w:webHidden/>
              </w:rPr>
              <w:fldChar w:fldCharType="begin"/>
            </w:r>
            <w:r>
              <w:rPr>
                <w:noProof/>
                <w:webHidden/>
              </w:rPr>
              <w:instrText xml:space="preserve"> PAGEREF _Toc68564437 \h </w:instrText>
            </w:r>
            <w:r>
              <w:rPr>
                <w:noProof/>
                <w:webHidden/>
              </w:rPr>
            </w:r>
            <w:r>
              <w:rPr>
                <w:noProof/>
                <w:webHidden/>
              </w:rPr>
              <w:fldChar w:fldCharType="separate"/>
            </w:r>
            <w:r>
              <w:rPr>
                <w:noProof/>
                <w:webHidden/>
              </w:rPr>
              <w:t>40</w:t>
            </w:r>
            <w:r>
              <w:rPr>
                <w:noProof/>
                <w:webHidden/>
              </w:rPr>
              <w:fldChar w:fldCharType="end"/>
            </w:r>
          </w:hyperlink>
        </w:p>
        <w:p w14:paraId="132A33FE" w14:textId="717736A6" w:rsidR="00CA40F7" w:rsidRDefault="00CA40F7">
          <w:pPr>
            <w:pStyle w:val="TOC5"/>
            <w:tabs>
              <w:tab w:val="right" w:leader="dot" w:pos="10456"/>
            </w:tabs>
            <w:rPr>
              <w:noProof/>
              <w:sz w:val="22"/>
              <w:szCs w:val="22"/>
              <w:lang w:eastAsia="en-IN"/>
            </w:rPr>
          </w:pPr>
          <w:hyperlink w:anchor="_Toc68564438" w:history="1">
            <w:r w:rsidRPr="0068705B">
              <w:rPr>
                <w:rStyle w:val="Hyperlink"/>
                <w:noProof/>
              </w:rPr>
              <w:t>Pearson Correlation</w:t>
            </w:r>
            <w:r>
              <w:rPr>
                <w:noProof/>
                <w:webHidden/>
              </w:rPr>
              <w:tab/>
            </w:r>
            <w:r>
              <w:rPr>
                <w:noProof/>
                <w:webHidden/>
              </w:rPr>
              <w:fldChar w:fldCharType="begin"/>
            </w:r>
            <w:r>
              <w:rPr>
                <w:noProof/>
                <w:webHidden/>
              </w:rPr>
              <w:instrText xml:space="preserve"> PAGEREF _Toc68564438 \h </w:instrText>
            </w:r>
            <w:r>
              <w:rPr>
                <w:noProof/>
                <w:webHidden/>
              </w:rPr>
            </w:r>
            <w:r>
              <w:rPr>
                <w:noProof/>
                <w:webHidden/>
              </w:rPr>
              <w:fldChar w:fldCharType="separate"/>
            </w:r>
            <w:r>
              <w:rPr>
                <w:noProof/>
                <w:webHidden/>
              </w:rPr>
              <w:t>41</w:t>
            </w:r>
            <w:r>
              <w:rPr>
                <w:noProof/>
                <w:webHidden/>
              </w:rPr>
              <w:fldChar w:fldCharType="end"/>
            </w:r>
          </w:hyperlink>
        </w:p>
        <w:p w14:paraId="5519419B" w14:textId="77B5A974" w:rsidR="00CA40F7" w:rsidRDefault="00CA40F7">
          <w:pPr>
            <w:pStyle w:val="TOC6"/>
            <w:tabs>
              <w:tab w:val="right" w:leader="dot" w:pos="10456"/>
            </w:tabs>
            <w:rPr>
              <w:noProof/>
              <w:sz w:val="22"/>
              <w:szCs w:val="22"/>
              <w:lang w:eastAsia="en-IN"/>
            </w:rPr>
          </w:pPr>
          <w:hyperlink w:anchor="_Toc68564439" w:history="1">
            <w:r w:rsidRPr="0068705B">
              <w:rPr>
                <w:rStyle w:val="Hyperlink"/>
                <w:noProof/>
              </w:rPr>
              <w:t>Pros</w:t>
            </w:r>
            <w:r>
              <w:rPr>
                <w:noProof/>
                <w:webHidden/>
              </w:rPr>
              <w:tab/>
            </w:r>
            <w:r>
              <w:rPr>
                <w:noProof/>
                <w:webHidden/>
              </w:rPr>
              <w:fldChar w:fldCharType="begin"/>
            </w:r>
            <w:r>
              <w:rPr>
                <w:noProof/>
                <w:webHidden/>
              </w:rPr>
              <w:instrText xml:space="preserve"> PAGEREF _Toc68564439 \h </w:instrText>
            </w:r>
            <w:r>
              <w:rPr>
                <w:noProof/>
                <w:webHidden/>
              </w:rPr>
            </w:r>
            <w:r>
              <w:rPr>
                <w:noProof/>
                <w:webHidden/>
              </w:rPr>
              <w:fldChar w:fldCharType="separate"/>
            </w:r>
            <w:r>
              <w:rPr>
                <w:noProof/>
                <w:webHidden/>
              </w:rPr>
              <w:t>41</w:t>
            </w:r>
            <w:r>
              <w:rPr>
                <w:noProof/>
                <w:webHidden/>
              </w:rPr>
              <w:fldChar w:fldCharType="end"/>
            </w:r>
          </w:hyperlink>
        </w:p>
        <w:p w14:paraId="44F6C933" w14:textId="0F015C0F" w:rsidR="00CA40F7" w:rsidRDefault="00CA40F7">
          <w:pPr>
            <w:pStyle w:val="TOC6"/>
            <w:tabs>
              <w:tab w:val="right" w:leader="dot" w:pos="10456"/>
            </w:tabs>
            <w:rPr>
              <w:noProof/>
              <w:sz w:val="22"/>
              <w:szCs w:val="22"/>
              <w:lang w:eastAsia="en-IN"/>
            </w:rPr>
          </w:pPr>
          <w:hyperlink w:anchor="_Toc68564440" w:history="1">
            <w:r w:rsidRPr="0068705B">
              <w:rPr>
                <w:rStyle w:val="Hyperlink"/>
                <w:noProof/>
              </w:rPr>
              <w:t>Cons</w:t>
            </w:r>
            <w:r>
              <w:rPr>
                <w:noProof/>
                <w:webHidden/>
              </w:rPr>
              <w:tab/>
            </w:r>
            <w:r>
              <w:rPr>
                <w:noProof/>
                <w:webHidden/>
              </w:rPr>
              <w:fldChar w:fldCharType="begin"/>
            </w:r>
            <w:r>
              <w:rPr>
                <w:noProof/>
                <w:webHidden/>
              </w:rPr>
              <w:instrText xml:space="preserve"> PAGEREF _Toc68564440 \h </w:instrText>
            </w:r>
            <w:r>
              <w:rPr>
                <w:noProof/>
                <w:webHidden/>
              </w:rPr>
            </w:r>
            <w:r>
              <w:rPr>
                <w:noProof/>
                <w:webHidden/>
              </w:rPr>
              <w:fldChar w:fldCharType="separate"/>
            </w:r>
            <w:r>
              <w:rPr>
                <w:noProof/>
                <w:webHidden/>
              </w:rPr>
              <w:t>41</w:t>
            </w:r>
            <w:r>
              <w:rPr>
                <w:noProof/>
                <w:webHidden/>
              </w:rPr>
              <w:fldChar w:fldCharType="end"/>
            </w:r>
          </w:hyperlink>
        </w:p>
        <w:p w14:paraId="4A9186F6" w14:textId="1CD4D3B1" w:rsidR="00CA40F7" w:rsidRDefault="00CA40F7">
          <w:pPr>
            <w:pStyle w:val="TOC5"/>
            <w:tabs>
              <w:tab w:val="right" w:leader="dot" w:pos="10456"/>
            </w:tabs>
            <w:rPr>
              <w:noProof/>
              <w:sz w:val="22"/>
              <w:szCs w:val="22"/>
              <w:lang w:eastAsia="en-IN"/>
            </w:rPr>
          </w:pPr>
          <w:hyperlink w:anchor="_Toc68564441" w:history="1">
            <w:r w:rsidRPr="0068705B">
              <w:rPr>
                <w:rStyle w:val="Hyperlink"/>
                <w:noProof/>
              </w:rPr>
              <w:t>Decision Tree</w:t>
            </w:r>
            <w:r>
              <w:rPr>
                <w:noProof/>
                <w:webHidden/>
              </w:rPr>
              <w:tab/>
            </w:r>
            <w:r>
              <w:rPr>
                <w:noProof/>
                <w:webHidden/>
              </w:rPr>
              <w:fldChar w:fldCharType="begin"/>
            </w:r>
            <w:r>
              <w:rPr>
                <w:noProof/>
                <w:webHidden/>
              </w:rPr>
              <w:instrText xml:space="preserve"> PAGEREF _Toc68564441 \h </w:instrText>
            </w:r>
            <w:r>
              <w:rPr>
                <w:noProof/>
                <w:webHidden/>
              </w:rPr>
            </w:r>
            <w:r>
              <w:rPr>
                <w:noProof/>
                <w:webHidden/>
              </w:rPr>
              <w:fldChar w:fldCharType="separate"/>
            </w:r>
            <w:r>
              <w:rPr>
                <w:noProof/>
                <w:webHidden/>
              </w:rPr>
              <w:t>41</w:t>
            </w:r>
            <w:r>
              <w:rPr>
                <w:noProof/>
                <w:webHidden/>
              </w:rPr>
              <w:fldChar w:fldCharType="end"/>
            </w:r>
          </w:hyperlink>
        </w:p>
        <w:p w14:paraId="4BF3789D" w14:textId="5B6F9A2C" w:rsidR="00CA40F7" w:rsidRDefault="00CA40F7">
          <w:pPr>
            <w:pStyle w:val="TOC6"/>
            <w:tabs>
              <w:tab w:val="right" w:leader="dot" w:pos="10456"/>
            </w:tabs>
            <w:rPr>
              <w:noProof/>
              <w:sz w:val="22"/>
              <w:szCs w:val="22"/>
              <w:lang w:eastAsia="en-IN"/>
            </w:rPr>
          </w:pPr>
          <w:hyperlink w:anchor="_Toc68564442" w:history="1">
            <w:r w:rsidRPr="0068705B">
              <w:rPr>
                <w:rStyle w:val="Hyperlink"/>
                <w:noProof/>
              </w:rPr>
              <w:t>Pros</w:t>
            </w:r>
            <w:r>
              <w:rPr>
                <w:noProof/>
                <w:webHidden/>
              </w:rPr>
              <w:tab/>
            </w:r>
            <w:r>
              <w:rPr>
                <w:noProof/>
                <w:webHidden/>
              </w:rPr>
              <w:fldChar w:fldCharType="begin"/>
            </w:r>
            <w:r>
              <w:rPr>
                <w:noProof/>
                <w:webHidden/>
              </w:rPr>
              <w:instrText xml:space="preserve"> PAGEREF _Toc68564442 \h </w:instrText>
            </w:r>
            <w:r>
              <w:rPr>
                <w:noProof/>
                <w:webHidden/>
              </w:rPr>
            </w:r>
            <w:r>
              <w:rPr>
                <w:noProof/>
                <w:webHidden/>
              </w:rPr>
              <w:fldChar w:fldCharType="separate"/>
            </w:r>
            <w:r>
              <w:rPr>
                <w:noProof/>
                <w:webHidden/>
              </w:rPr>
              <w:t>41</w:t>
            </w:r>
            <w:r>
              <w:rPr>
                <w:noProof/>
                <w:webHidden/>
              </w:rPr>
              <w:fldChar w:fldCharType="end"/>
            </w:r>
          </w:hyperlink>
        </w:p>
        <w:p w14:paraId="5666F26E" w14:textId="15D56A2C" w:rsidR="00CA40F7" w:rsidRDefault="00CA40F7">
          <w:pPr>
            <w:pStyle w:val="TOC6"/>
            <w:tabs>
              <w:tab w:val="right" w:leader="dot" w:pos="10456"/>
            </w:tabs>
            <w:rPr>
              <w:noProof/>
              <w:sz w:val="22"/>
              <w:szCs w:val="22"/>
              <w:lang w:eastAsia="en-IN"/>
            </w:rPr>
          </w:pPr>
          <w:hyperlink w:anchor="_Toc68564443" w:history="1">
            <w:r w:rsidRPr="0068705B">
              <w:rPr>
                <w:rStyle w:val="Hyperlink"/>
                <w:noProof/>
              </w:rPr>
              <w:t>Cons</w:t>
            </w:r>
            <w:r>
              <w:rPr>
                <w:noProof/>
                <w:webHidden/>
              </w:rPr>
              <w:tab/>
            </w:r>
            <w:r>
              <w:rPr>
                <w:noProof/>
                <w:webHidden/>
              </w:rPr>
              <w:fldChar w:fldCharType="begin"/>
            </w:r>
            <w:r>
              <w:rPr>
                <w:noProof/>
                <w:webHidden/>
              </w:rPr>
              <w:instrText xml:space="preserve"> PAGEREF _Toc68564443 \h </w:instrText>
            </w:r>
            <w:r>
              <w:rPr>
                <w:noProof/>
                <w:webHidden/>
              </w:rPr>
            </w:r>
            <w:r>
              <w:rPr>
                <w:noProof/>
                <w:webHidden/>
              </w:rPr>
              <w:fldChar w:fldCharType="separate"/>
            </w:r>
            <w:r>
              <w:rPr>
                <w:noProof/>
                <w:webHidden/>
              </w:rPr>
              <w:t>41</w:t>
            </w:r>
            <w:r>
              <w:rPr>
                <w:noProof/>
                <w:webHidden/>
              </w:rPr>
              <w:fldChar w:fldCharType="end"/>
            </w:r>
          </w:hyperlink>
        </w:p>
        <w:p w14:paraId="466F462B" w14:textId="2ABD3D7E" w:rsidR="00CA40F7" w:rsidRDefault="00CA40F7">
          <w:pPr>
            <w:pStyle w:val="TOC5"/>
            <w:tabs>
              <w:tab w:val="right" w:leader="dot" w:pos="10456"/>
            </w:tabs>
            <w:rPr>
              <w:noProof/>
              <w:sz w:val="22"/>
              <w:szCs w:val="22"/>
              <w:lang w:eastAsia="en-IN"/>
            </w:rPr>
          </w:pPr>
          <w:hyperlink w:anchor="_Toc68564444" w:history="1">
            <w:r w:rsidRPr="0068705B">
              <w:rPr>
                <w:rStyle w:val="Hyperlink"/>
                <w:noProof/>
              </w:rPr>
              <w:t>Ridge Regression</w:t>
            </w:r>
            <w:r>
              <w:rPr>
                <w:noProof/>
                <w:webHidden/>
              </w:rPr>
              <w:tab/>
            </w:r>
            <w:r>
              <w:rPr>
                <w:noProof/>
                <w:webHidden/>
              </w:rPr>
              <w:fldChar w:fldCharType="begin"/>
            </w:r>
            <w:r>
              <w:rPr>
                <w:noProof/>
                <w:webHidden/>
              </w:rPr>
              <w:instrText xml:space="preserve"> PAGEREF _Toc68564444 \h </w:instrText>
            </w:r>
            <w:r>
              <w:rPr>
                <w:noProof/>
                <w:webHidden/>
              </w:rPr>
            </w:r>
            <w:r>
              <w:rPr>
                <w:noProof/>
                <w:webHidden/>
              </w:rPr>
              <w:fldChar w:fldCharType="separate"/>
            </w:r>
            <w:r>
              <w:rPr>
                <w:noProof/>
                <w:webHidden/>
              </w:rPr>
              <w:t>42</w:t>
            </w:r>
            <w:r>
              <w:rPr>
                <w:noProof/>
                <w:webHidden/>
              </w:rPr>
              <w:fldChar w:fldCharType="end"/>
            </w:r>
          </w:hyperlink>
        </w:p>
        <w:p w14:paraId="35E3C227" w14:textId="5E70CBE6" w:rsidR="00CA40F7" w:rsidRDefault="00CA40F7">
          <w:pPr>
            <w:pStyle w:val="TOC6"/>
            <w:tabs>
              <w:tab w:val="right" w:leader="dot" w:pos="10456"/>
            </w:tabs>
            <w:rPr>
              <w:noProof/>
              <w:sz w:val="22"/>
              <w:szCs w:val="22"/>
              <w:lang w:eastAsia="en-IN"/>
            </w:rPr>
          </w:pPr>
          <w:hyperlink w:anchor="_Toc68564445" w:history="1">
            <w:r w:rsidRPr="0068705B">
              <w:rPr>
                <w:rStyle w:val="Hyperlink"/>
                <w:noProof/>
              </w:rPr>
              <w:t>Pros</w:t>
            </w:r>
            <w:r>
              <w:rPr>
                <w:noProof/>
                <w:webHidden/>
              </w:rPr>
              <w:tab/>
            </w:r>
            <w:r>
              <w:rPr>
                <w:noProof/>
                <w:webHidden/>
              </w:rPr>
              <w:fldChar w:fldCharType="begin"/>
            </w:r>
            <w:r>
              <w:rPr>
                <w:noProof/>
                <w:webHidden/>
              </w:rPr>
              <w:instrText xml:space="preserve"> PAGEREF _Toc68564445 \h </w:instrText>
            </w:r>
            <w:r>
              <w:rPr>
                <w:noProof/>
                <w:webHidden/>
              </w:rPr>
            </w:r>
            <w:r>
              <w:rPr>
                <w:noProof/>
                <w:webHidden/>
              </w:rPr>
              <w:fldChar w:fldCharType="separate"/>
            </w:r>
            <w:r>
              <w:rPr>
                <w:noProof/>
                <w:webHidden/>
              </w:rPr>
              <w:t>42</w:t>
            </w:r>
            <w:r>
              <w:rPr>
                <w:noProof/>
                <w:webHidden/>
              </w:rPr>
              <w:fldChar w:fldCharType="end"/>
            </w:r>
          </w:hyperlink>
        </w:p>
        <w:p w14:paraId="7D9C2689" w14:textId="31227A47" w:rsidR="00CA40F7" w:rsidRDefault="00CA40F7">
          <w:pPr>
            <w:pStyle w:val="TOC6"/>
            <w:tabs>
              <w:tab w:val="right" w:leader="dot" w:pos="10456"/>
            </w:tabs>
            <w:rPr>
              <w:noProof/>
              <w:sz w:val="22"/>
              <w:szCs w:val="22"/>
              <w:lang w:eastAsia="en-IN"/>
            </w:rPr>
          </w:pPr>
          <w:hyperlink w:anchor="_Toc68564446" w:history="1">
            <w:r w:rsidRPr="0068705B">
              <w:rPr>
                <w:rStyle w:val="Hyperlink"/>
                <w:noProof/>
              </w:rPr>
              <w:t>Cons</w:t>
            </w:r>
            <w:r>
              <w:rPr>
                <w:noProof/>
                <w:webHidden/>
              </w:rPr>
              <w:tab/>
            </w:r>
            <w:r>
              <w:rPr>
                <w:noProof/>
                <w:webHidden/>
              </w:rPr>
              <w:fldChar w:fldCharType="begin"/>
            </w:r>
            <w:r>
              <w:rPr>
                <w:noProof/>
                <w:webHidden/>
              </w:rPr>
              <w:instrText xml:space="preserve"> PAGEREF _Toc68564446 \h </w:instrText>
            </w:r>
            <w:r>
              <w:rPr>
                <w:noProof/>
                <w:webHidden/>
              </w:rPr>
            </w:r>
            <w:r>
              <w:rPr>
                <w:noProof/>
                <w:webHidden/>
              </w:rPr>
              <w:fldChar w:fldCharType="separate"/>
            </w:r>
            <w:r>
              <w:rPr>
                <w:noProof/>
                <w:webHidden/>
              </w:rPr>
              <w:t>42</w:t>
            </w:r>
            <w:r>
              <w:rPr>
                <w:noProof/>
                <w:webHidden/>
              </w:rPr>
              <w:fldChar w:fldCharType="end"/>
            </w:r>
          </w:hyperlink>
        </w:p>
        <w:p w14:paraId="6A7F43D6" w14:textId="61989A41" w:rsidR="00CA40F7" w:rsidRDefault="00CA40F7">
          <w:pPr>
            <w:pStyle w:val="TOC5"/>
            <w:tabs>
              <w:tab w:val="right" w:leader="dot" w:pos="10456"/>
            </w:tabs>
            <w:rPr>
              <w:noProof/>
              <w:sz w:val="22"/>
              <w:szCs w:val="22"/>
              <w:lang w:eastAsia="en-IN"/>
            </w:rPr>
          </w:pPr>
          <w:hyperlink w:anchor="_Toc68564447" w:history="1">
            <w:r w:rsidRPr="0068705B">
              <w:rPr>
                <w:rStyle w:val="Hyperlink"/>
                <w:noProof/>
              </w:rPr>
              <w:t>Lasso</w:t>
            </w:r>
            <w:r>
              <w:rPr>
                <w:noProof/>
                <w:webHidden/>
              </w:rPr>
              <w:tab/>
            </w:r>
            <w:r>
              <w:rPr>
                <w:noProof/>
                <w:webHidden/>
              </w:rPr>
              <w:fldChar w:fldCharType="begin"/>
            </w:r>
            <w:r>
              <w:rPr>
                <w:noProof/>
                <w:webHidden/>
              </w:rPr>
              <w:instrText xml:space="preserve"> PAGEREF _Toc68564447 \h </w:instrText>
            </w:r>
            <w:r>
              <w:rPr>
                <w:noProof/>
                <w:webHidden/>
              </w:rPr>
            </w:r>
            <w:r>
              <w:rPr>
                <w:noProof/>
                <w:webHidden/>
              </w:rPr>
              <w:fldChar w:fldCharType="separate"/>
            </w:r>
            <w:r>
              <w:rPr>
                <w:noProof/>
                <w:webHidden/>
              </w:rPr>
              <w:t>42</w:t>
            </w:r>
            <w:r>
              <w:rPr>
                <w:noProof/>
                <w:webHidden/>
              </w:rPr>
              <w:fldChar w:fldCharType="end"/>
            </w:r>
          </w:hyperlink>
        </w:p>
        <w:p w14:paraId="2F5A6281" w14:textId="4DB39CF0" w:rsidR="00CA40F7" w:rsidRDefault="00CA40F7">
          <w:pPr>
            <w:pStyle w:val="TOC6"/>
            <w:tabs>
              <w:tab w:val="right" w:leader="dot" w:pos="10456"/>
            </w:tabs>
            <w:rPr>
              <w:noProof/>
              <w:sz w:val="22"/>
              <w:szCs w:val="22"/>
              <w:lang w:eastAsia="en-IN"/>
            </w:rPr>
          </w:pPr>
          <w:hyperlink w:anchor="_Toc68564448" w:history="1">
            <w:r w:rsidRPr="0068705B">
              <w:rPr>
                <w:rStyle w:val="Hyperlink"/>
                <w:noProof/>
              </w:rPr>
              <w:t>Pros</w:t>
            </w:r>
            <w:r>
              <w:rPr>
                <w:noProof/>
                <w:webHidden/>
              </w:rPr>
              <w:tab/>
            </w:r>
            <w:r>
              <w:rPr>
                <w:noProof/>
                <w:webHidden/>
              </w:rPr>
              <w:fldChar w:fldCharType="begin"/>
            </w:r>
            <w:r>
              <w:rPr>
                <w:noProof/>
                <w:webHidden/>
              </w:rPr>
              <w:instrText xml:space="preserve"> PAGEREF _Toc68564448 \h </w:instrText>
            </w:r>
            <w:r>
              <w:rPr>
                <w:noProof/>
                <w:webHidden/>
              </w:rPr>
            </w:r>
            <w:r>
              <w:rPr>
                <w:noProof/>
                <w:webHidden/>
              </w:rPr>
              <w:fldChar w:fldCharType="separate"/>
            </w:r>
            <w:r>
              <w:rPr>
                <w:noProof/>
                <w:webHidden/>
              </w:rPr>
              <w:t>42</w:t>
            </w:r>
            <w:r>
              <w:rPr>
                <w:noProof/>
                <w:webHidden/>
              </w:rPr>
              <w:fldChar w:fldCharType="end"/>
            </w:r>
          </w:hyperlink>
        </w:p>
        <w:p w14:paraId="3981A8B5" w14:textId="2B079B91" w:rsidR="00CA40F7" w:rsidRDefault="00CA40F7">
          <w:pPr>
            <w:pStyle w:val="TOC6"/>
            <w:tabs>
              <w:tab w:val="right" w:leader="dot" w:pos="10456"/>
            </w:tabs>
            <w:rPr>
              <w:noProof/>
              <w:sz w:val="22"/>
              <w:szCs w:val="22"/>
              <w:lang w:eastAsia="en-IN"/>
            </w:rPr>
          </w:pPr>
          <w:hyperlink w:anchor="_Toc68564449" w:history="1">
            <w:r w:rsidRPr="0068705B">
              <w:rPr>
                <w:rStyle w:val="Hyperlink"/>
                <w:noProof/>
              </w:rPr>
              <w:t>Cons</w:t>
            </w:r>
            <w:r>
              <w:rPr>
                <w:noProof/>
                <w:webHidden/>
              </w:rPr>
              <w:tab/>
            </w:r>
            <w:r>
              <w:rPr>
                <w:noProof/>
                <w:webHidden/>
              </w:rPr>
              <w:fldChar w:fldCharType="begin"/>
            </w:r>
            <w:r>
              <w:rPr>
                <w:noProof/>
                <w:webHidden/>
              </w:rPr>
              <w:instrText xml:space="preserve"> PAGEREF _Toc68564449 \h </w:instrText>
            </w:r>
            <w:r>
              <w:rPr>
                <w:noProof/>
                <w:webHidden/>
              </w:rPr>
            </w:r>
            <w:r>
              <w:rPr>
                <w:noProof/>
                <w:webHidden/>
              </w:rPr>
              <w:fldChar w:fldCharType="separate"/>
            </w:r>
            <w:r>
              <w:rPr>
                <w:noProof/>
                <w:webHidden/>
              </w:rPr>
              <w:t>42</w:t>
            </w:r>
            <w:r>
              <w:rPr>
                <w:noProof/>
                <w:webHidden/>
              </w:rPr>
              <w:fldChar w:fldCharType="end"/>
            </w:r>
          </w:hyperlink>
        </w:p>
        <w:p w14:paraId="3E320A49" w14:textId="0E26402B" w:rsidR="00CA40F7" w:rsidRDefault="00CA40F7">
          <w:pPr>
            <w:pStyle w:val="TOC3"/>
            <w:tabs>
              <w:tab w:val="right" w:leader="dot" w:pos="10456"/>
            </w:tabs>
            <w:rPr>
              <w:noProof/>
              <w:sz w:val="22"/>
              <w:szCs w:val="22"/>
              <w:lang w:eastAsia="en-IN"/>
            </w:rPr>
          </w:pPr>
          <w:hyperlink w:anchor="_Toc68564450" w:history="1">
            <w:r w:rsidRPr="0068705B">
              <w:rPr>
                <w:rStyle w:val="Hyperlink"/>
                <w:noProof/>
              </w:rPr>
              <w:t>Classification</w:t>
            </w:r>
            <w:r>
              <w:rPr>
                <w:noProof/>
                <w:webHidden/>
              </w:rPr>
              <w:tab/>
            </w:r>
            <w:r>
              <w:rPr>
                <w:noProof/>
                <w:webHidden/>
              </w:rPr>
              <w:fldChar w:fldCharType="begin"/>
            </w:r>
            <w:r>
              <w:rPr>
                <w:noProof/>
                <w:webHidden/>
              </w:rPr>
              <w:instrText xml:space="preserve"> PAGEREF _Toc68564450 \h </w:instrText>
            </w:r>
            <w:r>
              <w:rPr>
                <w:noProof/>
                <w:webHidden/>
              </w:rPr>
            </w:r>
            <w:r>
              <w:rPr>
                <w:noProof/>
                <w:webHidden/>
              </w:rPr>
              <w:fldChar w:fldCharType="separate"/>
            </w:r>
            <w:r>
              <w:rPr>
                <w:noProof/>
                <w:webHidden/>
              </w:rPr>
              <w:t>42</w:t>
            </w:r>
            <w:r>
              <w:rPr>
                <w:noProof/>
                <w:webHidden/>
              </w:rPr>
              <w:fldChar w:fldCharType="end"/>
            </w:r>
          </w:hyperlink>
        </w:p>
        <w:p w14:paraId="20C166E4" w14:textId="6DC5242D" w:rsidR="00CA40F7" w:rsidRDefault="00CA40F7">
          <w:pPr>
            <w:pStyle w:val="TOC4"/>
            <w:tabs>
              <w:tab w:val="right" w:leader="dot" w:pos="10456"/>
            </w:tabs>
            <w:rPr>
              <w:noProof/>
              <w:sz w:val="22"/>
              <w:szCs w:val="22"/>
              <w:lang w:eastAsia="en-IN"/>
            </w:rPr>
          </w:pPr>
          <w:hyperlink w:anchor="_Toc68564451" w:history="1">
            <w:r w:rsidRPr="0068705B">
              <w:rPr>
                <w:rStyle w:val="Hyperlink"/>
                <w:noProof/>
              </w:rPr>
              <w:t>Difference Between SoftMax Function and Sigmoid Function</w:t>
            </w:r>
            <w:r>
              <w:rPr>
                <w:noProof/>
                <w:webHidden/>
              </w:rPr>
              <w:tab/>
            </w:r>
            <w:r>
              <w:rPr>
                <w:noProof/>
                <w:webHidden/>
              </w:rPr>
              <w:fldChar w:fldCharType="begin"/>
            </w:r>
            <w:r>
              <w:rPr>
                <w:noProof/>
                <w:webHidden/>
              </w:rPr>
              <w:instrText xml:space="preserve"> PAGEREF _Toc68564451 \h </w:instrText>
            </w:r>
            <w:r>
              <w:rPr>
                <w:noProof/>
                <w:webHidden/>
              </w:rPr>
            </w:r>
            <w:r>
              <w:rPr>
                <w:noProof/>
                <w:webHidden/>
              </w:rPr>
              <w:fldChar w:fldCharType="separate"/>
            </w:r>
            <w:r>
              <w:rPr>
                <w:noProof/>
                <w:webHidden/>
              </w:rPr>
              <w:t>43</w:t>
            </w:r>
            <w:r>
              <w:rPr>
                <w:noProof/>
                <w:webHidden/>
              </w:rPr>
              <w:fldChar w:fldCharType="end"/>
            </w:r>
          </w:hyperlink>
        </w:p>
        <w:p w14:paraId="36950089" w14:textId="10893FE4" w:rsidR="00CA40F7" w:rsidRDefault="00CA40F7">
          <w:pPr>
            <w:pStyle w:val="TOC5"/>
            <w:tabs>
              <w:tab w:val="right" w:leader="dot" w:pos="10456"/>
            </w:tabs>
            <w:rPr>
              <w:noProof/>
              <w:sz w:val="22"/>
              <w:szCs w:val="22"/>
              <w:lang w:eastAsia="en-IN"/>
            </w:rPr>
          </w:pPr>
          <w:hyperlink w:anchor="_Toc68564452" w:history="1">
            <w:r w:rsidRPr="0068705B">
              <w:rPr>
                <w:rStyle w:val="Hyperlink"/>
                <w:noProof/>
              </w:rPr>
              <w:t>SoftMax classifier</w:t>
            </w:r>
            <w:r>
              <w:rPr>
                <w:noProof/>
                <w:webHidden/>
              </w:rPr>
              <w:tab/>
            </w:r>
            <w:r>
              <w:rPr>
                <w:noProof/>
                <w:webHidden/>
              </w:rPr>
              <w:fldChar w:fldCharType="begin"/>
            </w:r>
            <w:r>
              <w:rPr>
                <w:noProof/>
                <w:webHidden/>
              </w:rPr>
              <w:instrText xml:space="preserve"> PAGEREF _Toc68564452 \h </w:instrText>
            </w:r>
            <w:r>
              <w:rPr>
                <w:noProof/>
                <w:webHidden/>
              </w:rPr>
            </w:r>
            <w:r>
              <w:rPr>
                <w:noProof/>
                <w:webHidden/>
              </w:rPr>
              <w:fldChar w:fldCharType="separate"/>
            </w:r>
            <w:r>
              <w:rPr>
                <w:noProof/>
                <w:webHidden/>
              </w:rPr>
              <w:t>43</w:t>
            </w:r>
            <w:r>
              <w:rPr>
                <w:noProof/>
                <w:webHidden/>
              </w:rPr>
              <w:fldChar w:fldCharType="end"/>
            </w:r>
          </w:hyperlink>
        </w:p>
        <w:p w14:paraId="0D425B18" w14:textId="12434450" w:rsidR="00CA40F7" w:rsidRDefault="00CA40F7">
          <w:pPr>
            <w:pStyle w:val="TOC6"/>
            <w:tabs>
              <w:tab w:val="right" w:leader="dot" w:pos="10456"/>
            </w:tabs>
            <w:rPr>
              <w:noProof/>
              <w:sz w:val="22"/>
              <w:szCs w:val="22"/>
              <w:lang w:eastAsia="en-IN"/>
            </w:rPr>
          </w:pPr>
          <w:hyperlink w:anchor="_Toc68564453" w:history="1">
            <w:r w:rsidRPr="0068705B">
              <w:rPr>
                <w:rStyle w:val="Hyperlink"/>
                <w:noProof/>
              </w:rPr>
              <w:t>Properties of SoftMax Function</w:t>
            </w:r>
            <w:r>
              <w:rPr>
                <w:noProof/>
                <w:webHidden/>
              </w:rPr>
              <w:tab/>
            </w:r>
            <w:r>
              <w:rPr>
                <w:noProof/>
                <w:webHidden/>
              </w:rPr>
              <w:fldChar w:fldCharType="begin"/>
            </w:r>
            <w:r>
              <w:rPr>
                <w:noProof/>
                <w:webHidden/>
              </w:rPr>
              <w:instrText xml:space="preserve"> PAGEREF _Toc68564453 \h </w:instrText>
            </w:r>
            <w:r>
              <w:rPr>
                <w:noProof/>
                <w:webHidden/>
              </w:rPr>
            </w:r>
            <w:r>
              <w:rPr>
                <w:noProof/>
                <w:webHidden/>
              </w:rPr>
              <w:fldChar w:fldCharType="separate"/>
            </w:r>
            <w:r>
              <w:rPr>
                <w:noProof/>
                <w:webHidden/>
              </w:rPr>
              <w:t>43</w:t>
            </w:r>
            <w:r>
              <w:rPr>
                <w:noProof/>
                <w:webHidden/>
              </w:rPr>
              <w:fldChar w:fldCharType="end"/>
            </w:r>
          </w:hyperlink>
        </w:p>
        <w:p w14:paraId="45AD5A98" w14:textId="312F1193" w:rsidR="00CA40F7" w:rsidRDefault="00CA40F7">
          <w:pPr>
            <w:pStyle w:val="TOC6"/>
            <w:tabs>
              <w:tab w:val="right" w:leader="dot" w:pos="10456"/>
            </w:tabs>
            <w:rPr>
              <w:noProof/>
              <w:sz w:val="22"/>
              <w:szCs w:val="22"/>
              <w:lang w:eastAsia="en-IN"/>
            </w:rPr>
          </w:pPr>
          <w:hyperlink w:anchor="_Toc68564454" w:history="1">
            <w:r w:rsidRPr="0068705B">
              <w:rPr>
                <w:rStyle w:val="Hyperlink"/>
                <w:noProof/>
              </w:rPr>
              <w:t>SoftMax Function Usage</w:t>
            </w:r>
            <w:r>
              <w:rPr>
                <w:noProof/>
                <w:webHidden/>
              </w:rPr>
              <w:tab/>
            </w:r>
            <w:r>
              <w:rPr>
                <w:noProof/>
                <w:webHidden/>
              </w:rPr>
              <w:fldChar w:fldCharType="begin"/>
            </w:r>
            <w:r>
              <w:rPr>
                <w:noProof/>
                <w:webHidden/>
              </w:rPr>
              <w:instrText xml:space="preserve"> PAGEREF _Toc68564454 \h </w:instrText>
            </w:r>
            <w:r>
              <w:rPr>
                <w:noProof/>
                <w:webHidden/>
              </w:rPr>
            </w:r>
            <w:r>
              <w:rPr>
                <w:noProof/>
                <w:webHidden/>
              </w:rPr>
              <w:fldChar w:fldCharType="separate"/>
            </w:r>
            <w:r>
              <w:rPr>
                <w:noProof/>
                <w:webHidden/>
              </w:rPr>
              <w:t>43</w:t>
            </w:r>
            <w:r>
              <w:rPr>
                <w:noProof/>
                <w:webHidden/>
              </w:rPr>
              <w:fldChar w:fldCharType="end"/>
            </w:r>
          </w:hyperlink>
        </w:p>
        <w:p w14:paraId="26795FDF" w14:textId="058C05F6" w:rsidR="00CA40F7" w:rsidRDefault="00CA40F7">
          <w:pPr>
            <w:pStyle w:val="TOC5"/>
            <w:tabs>
              <w:tab w:val="right" w:leader="dot" w:pos="10456"/>
            </w:tabs>
            <w:rPr>
              <w:noProof/>
              <w:sz w:val="22"/>
              <w:szCs w:val="22"/>
              <w:lang w:eastAsia="en-IN"/>
            </w:rPr>
          </w:pPr>
          <w:hyperlink w:anchor="_Toc68564455" w:history="1">
            <w:r w:rsidRPr="0068705B">
              <w:rPr>
                <w:rStyle w:val="Hyperlink"/>
                <w:noProof/>
              </w:rPr>
              <w:t>Sigmoid Function</w:t>
            </w:r>
            <w:r>
              <w:rPr>
                <w:noProof/>
                <w:webHidden/>
              </w:rPr>
              <w:tab/>
            </w:r>
            <w:r>
              <w:rPr>
                <w:noProof/>
                <w:webHidden/>
              </w:rPr>
              <w:fldChar w:fldCharType="begin"/>
            </w:r>
            <w:r>
              <w:rPr>
                <w:noProof/>
                <w:webHidden/>
              </w:rPr>
              <w:instrText xml:space="preserve"> PAGEREF _Toc68564455 \h </w:instrText>
            </w:r>
            <w:r>
              <w:rPr>
                <w:noProof/>
                <w:webHidden/>
              </w:rPr>
            </w:r>
            <w:r>
              <w:rPr>
                <w:noProof/>
                <w:webHidden/>
              </w:rPr>
              <w:fldChar w:fldCharType="separate"/>
            </w:r>
            <w:r>
              <w:rPr>
                <w:noProof/>
                <w:webHidden/>
              </w:rPr>
              <w:t>43</w:t>
            </w:r>
            <w:r>
              <w:rPr>
                <w:noProof/>
                <w:webHidden/>
              </w:rPr>
              <w:fldChar w:fldCharType="end"/>
            </w:r>
          </w:hyperlink>
        </w:p>
        <w:p w14:paraId="195FC202" w14:textId="04F27983" w:rsidR="00CA40F7" w:rsidRDefault="00CA40F7">
          <w:pPr>
            <w:pStyle w:val="TOC6"/>
            <w:tabs>
              <w:tab w:val="right" w:leader="dot" w:pos="10456"/>
            </w:tabs>
            <w:rPr>
              <w:noProof/>
              <w:sz w:val="22"/>
              <w:szCs w:val="22"/>
              <w:lang w:eastAsia="en-IN"/>
            </w:rPr>
          </w:pPr>
          <w:hyperlink w:anchor="_Toc68564456" w:history="1">
            <w:r w:rsidRPr="0068705B">
              <w:rPr>
                <w:rStyle w:val="Hyperlink"/>
                <w:noProof/>
              </w:rPr>
              <w:t>Properties of Sigmoid Function</w:t>
            </w:r>
            <w:r>
              <w:rPr>
                <w:noProof/>
                <w:webHidden/>
              </w:rPr>
              <w:tab/>
            </w:r>
            <w:r>
              <w:rPr>
                <w:noProof/>
                <w:webHidden/>
              </w:rPr>
              <w:fldChar w:fldCharType="begin"/>
            </w:r>
            <w:r>
              <w:rPr>
                <w:noProof/>
                <w:webHidden/>
              </w:rPr>
              <w:instrText xml:space="preserve"> PAGEREF _Toc68564456 \h </w:instrText>
            </w:r>
            <w:r>
              <w:rPr>
                <w:noProof/>
                <w:webHidden/>
              </w:rPr>
            </w:r>
            <w:r>
              <w:rPr>
                <w:noProof/>
                <w:webHidden/>
              </w:rPr>
              <w:fldChar w:fldCharType="separate"/>
            </w:r>
            <w:r>
              <w:rPr>
                <w:noProof/>
                <w:webHidden/>
              </w:rPr>
              <w:t>43</w:t>
            </w:r>
            <w:r>
              <w:rPr>
                <w:noProof/>
                <w:webHidden/>
              </w:rPr>
              <w:fldChar w:fldCharType="end"/>
            </w:r>
          </w:hyperlink>
        </w:p>
        <w:p w14:paraId="09A291F5" w14:textId="63E93FE2" w:rsidR="00CA40F7" w:rsidRDefault="00CA40F7">
          <w:pPr>
            <w:pStyle w:val="TOC6"/>
            <w:tabs>
              <w:tab w:val="right" w:leader="dot" w:pos="10456"/>
            </w:tabs>
            <w:rPr>
              <w:noProof/>
              <w:sz w:val="22"/>
              <w:szCs w:val="22"/>
              <w:lang w:eastAsia="en-IN"/>
            </w:rPr>
          </w:pPr>
          <w:hyperlink w:anchor="_Toc68564457" w:history="1">
            <w:r w:rsidRPr="0068705B">
              <w:rPr>
                <w:rStyle w:val="Hyperlink"/>
                <w:noProof/>
              </w:rPr>
              <w:t>Sigmoid Function Usage</w:t>
            </w:r>
            <w:r>
              <w:rPr>
                <w:noProof/>
                <w:webHidden/>
              </w:rPr>
              <w:tab/>
            </w:r>
            <w:r>
              <w:rPr>
                <w:noProof/>
                <w:webHidden/>
              </w:rPr>
              <w:fldChar w:fldCharType="begin"/>
            </w:r>
            <w:r>
              <w:rPr>
                <w:noProof/>
                <w:webHidden/>
              </w:rPr>
              <w:instrText xml:space="preserve"> PAGEREF _Toc68564457 \h </w:instrText>
            </w:r>
            <w:r>
              <w:rPr>
                <w:noProof/>
                <w:webHidden/>
              </w:rPr>
            </w:r>
            <w:r>
              <w:rPr>
                <w:noProof/>
                <w:webHidden/>
              </w:rPr>
              <w:fldChar w:fldCharType="separate"/>
            </w:r>
            <w:r>
              <w:rPr>
                <w:noProof/>
                <w:webHidden/>
              </w:rPr>
              <w:t>43</w:t>
            </w:r>
            <w:r>
              <w:rPr>
                <w:noProof/>
                <w:webHidden/>
              </w:rPr>
              <w:fldChar w:fldCharType="end"/>
            </w:r>
          </w:hyperlink>
        </w:p>
        <w:p w14:paraId="3CC62591" w14:textId="0657BCF9" w:rsidR="00CA40F7" w:rsidRDefault="00CA40F7">
          <w:pPr>
            <w:pStyle w:val="TOC5"/>
            <w:tabs>
              <w:tab w:val="right" w:leader="dot" w:pos="10456"/>
            </w:tabs>
            <w:rPr>
              <w:noProof/>
              <w:sz w:val="22"/>
              <w:szCs w:val="22"/>
              <w:lang w:eastAsia="en-IN"/>
            </w:rPr>
          </w:pPr>
          <w:hyperlink w:anchor="_Toc68564458" w:history="1">
            <w:r w:rsidRPr="0068705B">
              <w:rPr>
                <w:rStyle w:val="Hyperlink"/>
                <w:noProof/>
              </w:rPr>
              <w:t>SoftMax Function Vs Sigmoid Function</w:t>
            </w:r>
            <w:r>
              <w:rPr>
                <w:noProof/>
                <w:webHidden/>
              </w:rPr>
              <w:tab/>
            </w:r>
            <w:r>
              <w:rPr>
                <w:noProof/>
                <w:webHidden/>
              </w:rPr>
              <w:fldChar w:fldCharType="begin"/>
            </w:r>
            <w:r>
              <w:rPr>
                <w:noProof/>
                <w:webHidden/>
              </w:rPr>
              <w:instrText xml:space="preserve"> PAGEREF _Toc68564458 \h </w:instrText>
            </w:r>
            <w:r>
              <w:rPr>
                <w:noProof/>
                <w:webHidden/>
              </w:rPr>
            </w:r>
            <w:r>
              <w:rPr>
                <w:noProof/>
                <w:webHidden/>
              </w:rPr>
              <w:fldChar w:fldCharType="separate"/>
            </w:r>
            <w:r>
              <w:rPr>
                <w:noProof/>
                <w:webHidden/>
              </w:rPr>
              <w:t>44</w:t>
            </w:r>
            <w:r>
              <w:rPr>
                <w:noProof/>
                <w:webHidden/>
              </w:rPr>
              <w:fldChar w:fldCharType="end"/>
            </w:r>
          </w:hyperlink>
        </w:p>
        <w:p w14:paraId="189C030B" w14:textId="66D05C14" w:rsidR="00CA40F7" w:rsidRDefault="00CA40F7">
          <w:pPr>
            <w:pStyle w:val="TOC4"/>
            <w:tabs>
              <w:tab w:val="right" w:leader="dot" w:pos="10456"/>
            </w:tabs>
            <w:rPr>
              <w:noProof/>
              <w:sz w:val="22"/>
              <w:szCs w:val="22"/>
              <w:lang w:eastAsia="en-IN"/>
            </w:rPr>
          </w:pPr>
          <w:hyperlink w:anchor="_Toc68564459" w:history="1">
            <w:r w:rsidRPr="0068705B">
              <w:rPr>
                <w:rStyle w:val="Hyperlink"/>
                <w:noProof/>
              </w:rPr>
              <w:t>Binary Classifier</w:t>
            </w:r>
            <w:r>
              <w:rPr>
                <w:noProof/>
                <w:webHidden/>
              </w:rPr>
              <w:tab/>
            </w:r>
            <w:r>
              <w:rPr>
                <w:noProof/>
                <w:webHidden/>
              </w:rPr>
              <w:fldChar w:fldCharType="begin"/>
            </w:r>
            <w:r>
              <w:rPr>
                <w:noProof/>
                <w:webHidden/>
              </w:rPr>
              <w:instrText xml:space="preserve"> PAGEREF _Toc68564459 \h </w:instrText>
            </w:r>
            <w:r>
              <w:rPr>
                <w:noProof/>
                <w:webHidden/>
              </w:rPr>
            </w:r>
            <w:r>
              <w:rPr>
                <w:noProof/>
                <w:webHidden/>
              </w:rPr>
              <w:fldChar w:fldCharType="separate"/>
            </w:r>
            <w:r>
              <w:rPr>
                <w:noProof/>
                <w:webHidden/>
              </w:rPr>
              <w:t>44</w:t>
            </w:r>
            <w:r>
              <w:rPr>
                <w:noProof/>
                <w:webHidden/>
              </w:rPr>
              <w:fldChar w:fldCharType="end"/>
            </w:r>
          </w:hyperlink>
        </w:p>
        <w:p w14:paraId="342D8EE5" w14:textId="315EA875" w:rsidR="00CA40F7" w:rsidRDefault="00CA40F7">
          <w:pPr>
            <w:pStyle w:val="TOC4"/>
            <w:tabs>
              <w:tab w:val="right" w:leader="dot" w:pos="10456"/>
            </w:tabs>
            <w:rPr>
              <w:noProof/>
              <w:sz w:val="22"/>
              <w:szCs w:val="22"/>
              <w:lang w:eastAsia="en-IN"/>
            </w:rPr>
          </w:pPr>
          <w:hyperlink w:anchor="_Toc68564460" w:history="1">
            <w:r w:rsidRPr="0068705B">
              <w:rPr>
                <w:rStyle w:val="Hyperlink"/>
                <w:noProof/>
              </w:rPr>
              <w:t>Dense Layer</w:t>
            </w:r>
            <w:r>
              <w:rPr>
                <w:noProof/>
                <w:webHidden/>
              </w:rPr>
              <w:tab/>
            </w:r>
            <w:r>
              <w:rPr>
                <w:noProof/>
                <w:webHidden/>
              </w:rPr>
              <w:fldChar w:fldCharType="begin"/>
            </w:r>
            <w:r>
              <w:rPr>
                <w:noProof/>
                <w:webHidden/>
              </w:rPr>
              <w:instrText xml:space="preserve"> PAGEREF _Toc68564460 \h </w:instrText>
            </w:r>
            <w:r>
              <w:rPr>
                <w:noProof/>
                <w:webHidden/>
              </w:rPr>
            </w:r>
            <w:r>
              <w:rPr>
                <w:noProof/>
                <w:webHidden/>
              </w:rPr>
              <w:fldChar w:fldCharType="separate"/>
            </w:r>
            <w:r>
              <w:rPr>
                <w:noProof/>
                <w:webHidden/>
              </w:rPr>
              <w:t>44</w:t>
            </w:r>
            <w:r>
              <w:rPr>
                <w:noProof/>
                <w:webHidden/>
              </w:rPr>
              <w:fldChar w:fldCharType="end"/>
            </w:r>
          </w:hyperlink>
        </w:p>
        <w:p w14:paraId="52CFAF1F" w14:textId="30062E19" w:rsidR="00CA40F7" w:rsidRDefault="00CA40F7">
          <w:pPr>
            <w:pStyle w:val="TOC5"/>
            <w:tabs>
              <w:tab w:val="right" w:leader="dot" w:pos="10456"/>
            </w:tabs>
            <w:rPr>
              <w:noProof/>
              <w:sz w:val="22"/>
              <w:szCs w:val="22"/>
              <w:lang w:eastAsia="en-IN"/>
            </w:rPr>
          </w:pPr>
          <w:hyperlink w:anchor="_Toc68564461" w:history="1">
            <w:r w:rsidRPr="0068705B">
              <w:rPr>
                <w:rStyle w:val="Hyperlink"/>
                <w:noProof/>
              </w:rPr>
              <w:t>The Problem with the Perceptron</w:t>
            </w:r>
            <w:r>
              <w:rPr>
                <w:noProof/>
                <w:webHidden/>
              </w:rPr>
              <w:tab/>
            </w:r>
            <w:r>
              <w:rPr>
                <w:noProof/>
                <w:webHidden/>
              </w:rPr>
              <w:fldChar w:fldCharType="begin"/>
            </w:r>
            <w:r>
              <w:rPr>
                <w:noProof/>
                <w:webHidden/>
              </w:rPr>
              <w:instrText xml:space="preserve"> PAGEREF _Toc68564461 \h </w:instrText>
            </w:r>
            <w:r>
              <w:rPr>
                <w:noProof/>
                <w:webHidden/>
              </w:rPr>
            </w:r>
            <w:r>
              <w:rPr>
                <w:noProof/>
                <w:webHidden/>
              </w:rPr>
              <w:fldChar w:fldCharType="separate"/>
            </w:r>
            <w:r>
              <w:rPr>
                <w:noProof/>
                <w:webHidden/>
              </w:rPr>
              <w:t>44</w:t>
            </w:r>
            <w:r>
              <w:rPr>
                <w:noProof/>
                <w:webHidden/>
              </w:rPr>
              <w:fldChar w:fldCharType="end"/>
            </w:r>
          </w:hyperlink>
        </w:p>
        <w:p w14:paraId="047E207E" w14:textId="3E893867" w:rsidR="00CA40F7" w:rsidRDefault="00CA40F7">
          <w:pPr>
            <w:pStyle w:val="TOC6"/>
            <w:tabs>
              <w:tab w:val="right" w:leader="dot" w:pos="10456"/>
            </w:tabs>
            <w:rPr>
              <w:noProof/>
              <w:sz w:val="22"/>
              <w:szCs w:val="22"/>
              <w:lang w:eastAsia="en-IN"/>
            </w:rPr>
          </w:pPr>
          <w:hyperlink w:anchor="_Toc68564462" w:history="1">
            <w:r w:rsidRPr="0068705B">
              <w:rPr>
                <w:rStyle w:val="Hyperlink"/>
                <w:noProof/>
              </w:rPr>
              <w:t>The solution was to add more neurons</w:t>
            </w:r>
            <w:r>
              <w:rPr>
                <w:noProof/>
                <w:webHidden/>
              </w:rPr>
              <w:tab/>
            </w:r>
            <w:r>
              <w:rPr>
                <w:noProof/>
                <w:webHidden/>
              </w:rPr>
              <w:fldChar w:fldCharType="begin"/>
            </w:r>
            <w:r>
              <w:rPr>
                <w:noProof/>
                <w:webHidden/>
              </w:rPr>
              <w:instrText xml:space="preserve"> PAGEREF _Toc68564462 \h </w:instrText>
            </w:r>
            <w:r>
              <w:rPr>
                <w:noProof/>
                <w:webHidden/>
              </w:rPr>
            </w:r>
            <w:r>
              <w:rPr>
                <w:noProof/>
                <w:webHidden/>
              </w:rPr>
              <w:fldChar w:fldCharType="separate"/>
            </w:r>
            <w:r>
              <w:rPr>
                <w:noProof/>
                <w:webHidden/>
              </w:rPr>
              <w:t>44</w:t>
            </w:r>
            <w:r>
              <w:rPr>
                <w:noProof/>
                <w:webHidden/>
              </w:rPr>
              <w:fldChar w:fldCharType="end"/>
            </w:r>
          </w:hyperlink>
        </w:p>
        <w:p w14:paraId="75B12849" w14:textId="4DBC116B" w:rsidR="00CA40F7" w:rsidRDefault="00CA40F7">
          <w:pPr>
            <w:pStyle w:val="TOC7"/>
            <w:tabs>
              <w:tab w:val="right" w:leader="dot" w:pos="10456"/>
            </w:tabs>
            <w:rPr>
              <w:noProof/>
              <w:sz w:val="22"/>
              <w:szCs w:val="22"/>
              <w:lang w:eastAsia="en-IN"/>
            </w:rPr>
          </w:pPr>
          <w:hyperlink w:anchor="_Toc68564463" w:history="1">
            <w:r w:rsidRPr="0068705B">
              <w:rPr>
                <w:rStyle w:val="Hyperlink"/>
                <w:noProof/>
              </w:rPr>
              <w:t>What is multilayer perceptron?</w:t>
            </w:r>
            <w:r>
              <w:rPr>
                <w:noProof/>
                <w:webHidden/>
              </w:rPr>
              <w:tab/>
            </w:r>
            <w:r>
              <w:rPr>
                <w:noProof/>
                <w:webHidden/>
              </w:rPr>
              <w:fldChar w:fldCharType="begin"/>
            </w:r>
            <w:r>
              <w:rPr>
                <w:noProof/>
                <w:webHidden/>
              </w:rPr>
              <w:instrText xml:space="preserve"> PAGEREF _Toc68564463 \h </w:instrText>
            </w:r>
            <w:r>
              <w:rPr>
                <w:noProof/>
                <w:webHidden/>
              </w:rPr>
            </w:r>
            <w:r>
              <w:rPr>
                <w:noProof/>
                <w:webHidden/>
              </w:rPr>
              <w:fldChar w:fldCharType="separate"/>
            </w:r>
            <w:r>
              <w:rPr>
                <w:noProof/>
                <w:webHidden/>
              </w:rPr>
              <w:t>44</w:t>
            </w:r>
            <w:r>
              <w:rPr>
                <w:noProof/>
                <w:webHidden/>
              </w:rPr>
              <w:fldChar w:fldCharType="end"/>
            </w:r>
          </w:hyperlink>
        </w:p>
        <w:p w14:paraId="2863604C" w14:textId="72AFD2AE" w:rsidR="00CA40F7" w:rsidRDefault="00CA40F7">
          <w:pPr>
            <w:pStyle w:val="TOC4"/>
            <w:tabs>
              <w:tab w:val="right" w:leader="dot" w:pos="10456"/>
            </w:tabs>
            <w:rPr>
              <w:noProof/>
              <w:sz w:val="22"/>
              <w:szCs w:val="22"/>
              <w:lang w:eastAsia="en-IN"/>
            </w:rPr>
          </w:pPr>
          <w:hyperlink w:anchor="_Toc68564464" w:history="1">
            <w:r w:rsidRPr="0068705B">
              <w:rPr>
                <w:rStyle w:val="Hyperlink"/>
                <w:noProof/>
              </w:rPr>
              <w:t>GLCM</w:t>
            </w:r>
            <w:r>
              <w:rPr>
                <w:noProof/>
                <w:webHidden/>
              </w:rPr>
              <w:tab/>
            </w:r>
            <w:r>
              <w:rPr>
                <w:noProof/>
                <w:webHidden/>
              </w:rPr>
              <w:fldChar w:fldCharType="begin"/>
            </w:r>
            <w:r>
              <w:rPr>
                <w:noProof/>
                <w:webHidden/>
              </w:rPr>
              <w:instrText xml:space="preserve"> PAGEREF _Toc68564464 \h </w:instrText>
            </w:r>
            <w:r>
              <w:rPr>
                <w:noProof/>
                <w:webHidden/>
              </w:rPr>
            </w:r>
            <w:r>
              <w:rPr>
                <w:noProof/>
                <w:webHidden/>
              </w:rPr>
              <w:fldChar w:fldCharType="separate"/>
            </w:r>
            <w:r>
              <w:rPr>
                <w:noProof/>
                <w:webHidden/>
              </w:rPr>
              <w:t>45</w:t>
            </w:r>
            <w:r>
              <w:rPr>
                <w:noProof/>
                <w:webHidden/>
              </w:rPr>
              <w:fldChar w:fldCharType="end"/>
            </w:r>
          </w:hyperlink>
        </w:p>
        <w:p w14:paraId="07720D1E" w14:textId="40587C0D" w:rsidR="00CA40F7" w:rsidRDefault="00CA40F7">
          <w:pPr>
            <w:pStyle w:val="TOC3"/>
            <w:tabs>
              <w:tab w:val="right" w:leader="dot" w:pos="10456"/>
            </w:tabs>
            <w:rPr>
              <w:noProof/>
              <w:sz w:val="22"/>
              <w:szCs w:val="22"/>
              <w:lang w:eastAsia="en-IN"/>
            </w:rPr>
          </w:pPr>
          <w:hyperlink w:anchor="_Toc68564465" w:history="1">
            <w:r w:rsidRPr="0068705B">
              <w:rPr>
                <w:rStyle w:val="Hyperlink"/>
                <w:noProof/>
              </w:rPr>
              <w:t>On the Basis of Model Training Method</w:t>
            </w:r>
            <w:r>
              <w:rPr>
                <w:noProof/>
                <w:webHidden/>
              </w:rPr>
              <w:tab/>
            </w:r>
            <w:r>
              <w:rPr>
                <w:noProof/>
                <w:webHidden/>
              </w:rPr>
              <w:fldChar w:fldCharType="begin"/>
            </w:r>
            <w:r>
              <w:rPr>
                <w:noProof/>
                <w:webHidden/>
              </w:rPr>
              <w:instrText xml:space="preserve"> PAGEREF _Toc68564465 \h </w:instrText>
            </w:r>
            <w:r>
              <w:rPr>
                <w:noProof/>
                <w:webHidden/>
              </w:rPr>
            </w:r>
            <w:r>
              <w:rPr>
                <w:noProof/>
                <w:webHidden/>
              </w:rPr>
              <w:fldChar w:fldCharType="separate"/>
            </w:r>
            <w:r>
              <w:rPr>
                <w:noProof/>
                <w:webHidden/>
              </w:rPr>
              <w:t>45</w:t>
            </w:r>
            <w:r>
              <w:rPr>
                <w:noProof/>
                <w:webHidden/>
              </w:rPr>
              <w:fldChar w:fldCharType="end"/>
            </w:r>
          </w:hyperlink>
        </w:p>
        <w:p w14:paraId="3D6DF2A5" w14:textId="02EAC3C0" w:rsidR="00CA40F7" w:rsidRDefault="00CA40F7">
          <w:pPr>
            <w:pStyle w:val="TOC4"/>
            <w:tabs>
              <w:tab w:val="right" w:leader="dot" w:pos="10456"/>
            </w:tabs>
            <w:rPr>
              <w:noProof/>
              <w:sz w:val="22"/>
              <w:szCs w:val="22"/>
              <w:lang w:eastAsia="en-IN"/>
            </w:rPr>
          </w:pPr>
          <w:hyperlink w:anchor="_Toc68564466" w:history="1">
            <w:r w:rsidRPr="0068705B">
              <w:rPr>
                <w:rStyle w:val="Hyperlink"/>
                <w:noProof/>
              </w:rPr>
              <w:t>MCNN</w:t>
            </w:r>
            <w:r>
              <w:rPr>
                <w:noProof/>
                <w:webHidden/>
              </w:rPr>
              <w:tab/>
            </w:r>
            <w:r>
              <w:rPr>
                <w:noProof/>
                <w:webHidden/>
              </w:rPr>
              <w:fldChar w:fldCharType="begin"/>
            </w:r>
            <w:r>
              <w:rPr>
                <w:noProof/>
                <w:webHidden/>
              </w:rPr>
              <w:instrText xml:space="preserve"> PAGEREF _Toc68564466 \h </w:instrText>
            </w:r>
            <w:r>
              <w:rPr>
                <w:noProof/>
                <w:webHidden/>
              </w:rPr>
            </w:r>
            <w:r>
              <w:rPr>
                <w:noProof/>
                <w:webHidden/>
              </w:rPr>
              <w:fldChar w:fldCharType="separate"/>
            </w:r>
            <w:r>
              <w:rPr>
                <w:noProof/>
                <w:webHidden/>
              </w:rPr>
              <w:t>45</w:t>
            </w:r>
            <w:r>
              <w:rPr>
                <w:noProof/>
                <w:webHidden/>
              </w:rPr>
              <w:fldChar w:fldCharType="end"/>
            </w:r>
          </w:hyperlink>
        </w:p>
        <w:p w14:paraId="3E026701" w14:textId="18AB8CD2" w:rsidR="00CA40F7" w:rsidRDefault="00CA40F7">
          <w:pPr>
            <w:pStyle w:val="TOC4"/>
            <w:tabs>
              <w:tab w:val="right" w:leader="dot" w:pos="10456"/>
            </w:tabs>
            <w:rPr>
              <w:noProof/>
              <w:sz w:val="22"/>
              <w:szCs w:val="22"/>
              <w:lang w:eastAsia="en-IN"/>
            </w:rPr>
          </w:pPr>
          <w:hyperlink w:anchor="_Toc68564467" w:history="1">
            <w:r w:rsidRPr="0068705B">
              <w:rPr>
                <w:rStyle w:val="Hyperlink"/>
                <w:noProof/>
              </w:rPr>
              <w:t>CNN (Most Common)</w:t>
            </w:r>
            <w:r>
              <w:rPr>
                <w:noProof/>
                <w:webHidden/>
              </w:rPr>
              <w:tab/>
            </w:r>
            <w:r>
              <w:rPr>
                <w:noProof/>
                <w:webHidden/>
              </w:rPr>
              <w:fldChar w:fldCharType="begin"/>
            </w:r>
            <w:r>
              <w:rPr>
                <w:noProof/>
                <w:webHidden/>
              </w:rPr>
              <w:instrText xml:space="preserve"> PAGEREF _Toc68564467 \h </w:instrText>
            </w:r>
            <w:r>
              <w:rPr>
                <w:noProof/>
                <w:webHidden/>
              </w:rPr>
            </w:r>
            <w:r>
              <w:rPr>
                <w:noProof/>
                <w:webHidden/>
              </w:rPr>
              <w:fldChar w:fldCharType="separate"/>
            </w:r>
            <w:r>
              <w:rPr>
                <w:noProof/>
                <w:webHidden/>
              </w:rPr>
              <w:t>46</w:t>
            </w:r>
            <w:r>
              <w:rPr>
                <w:noProof/>
                <w:webHidden/>
              </w:rPr>
              <w:fldChar w:fldCharType="end"/>
            </w:r>
          </w:hyperlink>
        </w:p>
        <w:p w14:paraId="7D365AA4" w14:textId="318ED609" w:rsidR="00CA40F7" w:rsidRDefault="00CA40F7">
          <w:pPr>
            <w:pStyle w:val="TOC5"/>
            <w:tabs>
              <w:tab w:val="right" w:leader="dot" w:pos="10456"/>
            </w:tabs>
            <w:rPr>
              <w:noProof/>
              <w:sz w:val="22"/>
              <w:szCs w:val="22"/>
              <w:lang w:eastAsia="en-IN"/>
            </w:rPr>
          </w:pPr>
          <w:hyperlink w:anchor="_Toc68564468" w:history="1">
            <w:r w:rsidRPr="0068705B">
              <w:rPr>
                <w:rStyle w:val="Hyperlink"/>
                <w:noProof/>
              </w:rPr>
              <w:t>Pros</w:t>
            </w:r>
            <w:r>
              <w:rPr>
                <w:noProof/>
                <w:webHidden/>
              </w:rPr>
              <w:tab/>
            </w:r>
            <w:r>
              <w:rPr>
                <w:noProof/>
                <w:webHidden/>
              </w:rPr>
              <w:fldChar w:fldCharType="begin"/>
            </w:r>
            <w:r>
              <w:rPr>
                <w:noProof/>
                <w:webHidden/>
              </w:rPr>
              <w:instrText xml:space="preserve"> PAGEREF _Toc68564468 \h </w:instrText>
            </w:r>
            <w:r>
              <w:rPr>
                <w:noProof/>
                <w:webHidden/>
              </w:rPr>
            </w:r>
            <w:r>
              <w:rPr>
                <w:noProof/>
                <w:webHidden/>
              </w:rPr>
              <w:fldChar w:fldCharType="separate"/>
            </w:r>
            <w:r>
              <w:rPr>
                <w:noProof/>
                <w:webHidden/>
              </w:rPr>
              <w:t>46</w:t>
            </w:r>
            <w:r>
              <w:rPr>
                <w:noProof/>
                <w:webHidden/>
              </w:rPr>
              <w:fldChar w:fldCharType="end"/>
            </w:r>
          </w:hyperlink>
        </w:p>
        <w:p w14:paraId="29403825" w14:textId="7974DB3C" w:rsidR="00CA40F7" w:rsidRDefault="00CA40F7">
          <w:pPr>
            <w:pStyle w:val="TOC5"/>
            <w:tabs>
              <w:tab w:val="right" w:leader="dot" w:pos="10456"/>
            </w:tabs>
            <w:rPr>
              <w:noProof/>
              <w:sz w:val="22"/>
              <w:szCs w:val="22"/>
              <w:lang w:eastAsia="en-IN"/>
            </w:rPr>
          </w:pPr>
          <w:hyperlink w:anchor="_Toc68564469" w:history="1">
            <w:r w:rsidRPr="0068705B">
              <w:rPr>
                <w:rStyle w:val="Hyperlink"/>
                <w:noProof/>
              </w:rPr>
              <w:t>Cons</w:t>
            </w:r>
            <w:r>
              <w:rPr>
                <w:noProof/>
                <w:webHidden/>
              </w:rPr>
              <w:tab/>
            </w:r>
            <w:r>
              <w:rPr>
                <w:noProof/>
                <w:webHidden/>
              </w:rPr>
              <w:fldChar w:fldCharType="begin"/>
            </w:r>
            <w:r>
              <w:rPr>
                <w:noProof/>
                <w:webHidden/>
              </w:rPr>
              <w:instrText xml:space="preserve"> PAGEREF _Toc68564469 \h </w:instrText>
            </w:r>
            <w:r>
              <w:rPr>
                <w:noProof/>
                <w:webHidden/>
              </w:rPr>
            </w:r>
            <w:r>
              <w:rPr>
                <w:noProof/>
                <w:webHidden/>
              </w:rPr>
              <w:fldChar w:fldCharType="separate"/>
            </w:r>
            <w:r>
              <w:rPr>
                <w:noProof/>
                <w:webHidden/>
              </w:rPr>
              <w:t>46</w:t>
            </w:r>
            <w:r>
              <w:rPr>
                <w:noProof/>
                <w:webHidden/>
              </w:rPr>
              <w:fldChar w:fldCharType="end"/>
            </w:r>
          </w:hyperlink>
        </w:p>
        <w:p w14:paraId="1FB6B2F1" w14:textId="5FD731CE" w:rsidR="00CA40F7" w:rsidRDefault="00CA40F7">
          <w:pPr>
            <w:pStyle w:val="TOC4"/>
            <w:tabs>
              <w:tab w:val="right" w:leader="dot" w:pos="10456"/>
            </w:tabs>
            <w:rPr>
              <w:noProof/>
              <w:sz w:val="22"/>
              <w:szCs w:val="22"/>
              <w:lang w:eastAsia="en-IN"/>
            </w:rPr>
          </w:pPr>
          <w:hyperlink w:anchor="_Toc68564470" w:history="1">
            <w:r w:rsidRPr="0068705B">
              <w:rPr>
                <w:rStyle w:val="Hyperlink"/>
                <w:noProof/>
              </w:rPr>
              <w:t>GoogLeNet/Inception</w:t>
            </w:r>
            <w:r>
              <w:rPr>
                <w:noProof/>
                <w:webHidden/>
              </w:rPr>
              <w:tab/>
            </w:r>
            <w:r>
              <w:rPr>
                <w:noProof/>
                <w:webHidden/>
              </w:rPr>
              <w:fldChar w:fldCharType="begin"/>
            </w:r>
            <w:r>
              <w:rPr>
                <w:noProof/>
                <w:webHidden/>
              </w:rPr>
              <w:instrText xml:space="preserve"> PAGEREF _Toc68564470 \h </w:instrText>
            </w:r>
            <w:r>
              <w:rPr>
                <w:noProof/>
                <w:webHidden/>
              </w:rPr>
            </w:r>
            <w:r>
              <w:rPr>
                <w:noProof/>
                <w:webHidden/>
              </w:rPr>
              <w:fldChar w:fldCharType="separate"/>
            </w:r>
            <w:r>
              <w:rPr>
                <w:noProof/>
                <w:webHidden/>
              </w:rPr>
              <w:t>46</w:t>
            </w:r>
            <w:r>
              <w:rPr>
                <w:noProof/>
                <w:webHidden/>
              </w:rPr>
              <w:fldChar w:fldCharType="end"/>
            </w:r>
          </w:hyperlink>
        </w:p>
        <w:p w14:paraId="3EFB96AD" w14:textId="7B93DB14" w:rsidR="00CA40F7" w:rsidRDefault="00CA40F7">
          <w:pPr>
            <w:pStyle w:val="TOC4"/>
            <w:tabs>
              <w:tab w:val="right" w:leader="dot" w:pos="10456"/>
            </w:tabs>
            <w:rPr>
              <w:noProof/>
              <w:sz w:val="22"/>
              <w:szCs w:val="22"/>
              <w:lang w:eastAsia="en-IN"/>
            </w:rPr>
          </w:pPr>
          <w:hyperlink w:anchor="_Toc68564471" w:history="1">
            <w:r w:rsidRPr="0068705B">
              <w:rPr>
                <w:rStyle w:val="Hyperlink"/>
                <w:noProof/>
              </w:rPr>
              <w:t>AlexNet</w:t>
            </w:r>
            <w:r>
              <w:rPr>
                <w:noProof/>
                <w:webHidden/>
              </w:rPr>
              <w:tab/>
            </w:r>
            <w:r>
              <w:rPr>
                <w:noProof/>
                <w:webHidden/>
              </w:rPr>
              <w:fldChar w:fldCharType="begin"/>
            </w:r>
            <w:r>
              <w:rPr>
                <w:noProof/>
                <w:webHidden/>
              </w:rPr>
              <w:instrText xml:space="preserve"> PAGEREF _Toc68564471 \h </w:instrText>
            </w:r>
            <w:r>
              <w:rPr>
                <w:noProof/>
                <w:webHidden/>
              </w:rPr>
            </w:r>
            <w:r>
              <w:rPr>
                <w:noProof/>
                <w:webHidden/>
              </w:rPr>
              <w:fldChar w:fldCharType="separate"/>
            </w:r>
            <w:r>
              <w:rPr>
                <w:noProof/>
                <w:webHidden/>
              </w:rPr>
              <w:t>47</w:t>
            </w:r>
            <w:r>
              <w:rPr>
                <w:noProof/>
                <w:webHidden/>
              </w:rPr>
              <w:fldChar w:fldCharType="end"/>
            </w:r>
          </w:hyperlink>
        </w:p>
        <w:p w14:paraId="54D03D7E" w14:textId="24ABB834" w:rsidR="00CA40F7" w:rsidRDefault="00CA40F7">
          <w:pPr>
            <w:pStyle w:val="TOC5"/>
            <w:tabs>
              <w:tab w:val="right" w:leader="dot" w:pos="10456"/>
            </w:tabs>
            <w:rPr>
              <w:noProof/>
              <w:sz w:val="22"/>
              <w:szCs w:val="22"/>
              <w:lang w:eastAsia="en-IN"/>
            </w:rPr>
          </w:pPr>
          <w:hyperlink w:anchor="_Toc68564472" w:history="1">
            <w:r w:rsidRPr="0068705B">
              <w:rPr>
                <w:rStyle w:val="Hyperlink"/>
                <w:noProof/>
              </w:rPr>
              <w:t>PROS</w:t>
            </w:r>
            <w:r>
              <w:rPr>
                <w:noProof/>
                <w:webHidden/>
              </w:rPr>
              <w:tab/>
            </w:r>
            <w:r>
              <w:rPr>
                <w:noProof/>
                <w:webHidden/>
              </w:rPr>
              <w:fldChar w:fldCharType="begin"/>
            </w:r>
            <w:r>
              <w:rPr>
                <w:noProof/>
                <w:webHidden/>
              </w:rPr>
              <w:instrText xml:space="preserve"> PAGEREF _Toc68564472 \h </w:instrText>
            </w:r>
            <w:r>
              <w:rPr>
                <w:noProof/>
                <w:webHidden/>
              </w:rPr>
            </w:r>
            <w:r>
              <w:rPr>
                <w:noProof/>
                <w:webHidden/>
              </w:rPr>
              <w:fldChar w:fldCharType="separate"/>
            </w:r>
            <w:r>
              <w:rPr>
                <w:noProof/>
                <w:webHidden/>
              </w:rPr>
              <w:t>47</w:t>
            </w:r>
            <w:r>
              <w:rPr>
                <w:noProof/>
                <w:webHidden/>
              </w:rPr>
              <w:fldChar w:fldCharType="end"/>
            </w:r>
          </w:hyperlink>
        </w:p>
        <w:p w14:paraId="53D3F206" w14:textId="74EE6FEE" w:rsidR="00CA40F7" w:rsidRDefault="00CA40F7">
          <w:pPr>
            <w:pStyle w:val="TOC4"/>
            <w:tabs>
              <w:tab w:val="right" w:leader="dot" w:pos="10456"/>
            </w:tabs>
            <w:rPr>
              <w:noProof/>
              <w:sz w:val="22"/>
              <w:szCs w:val="22"/>
              <w:lang w:eastAsia="en-IN"/>
            </w:rPr>
          </w:pPr>
          <w:hyperlink w:anchor="_Toc68564473" w:history="1">
            <w:r w:rsidRPr="0068705B">
              <w:rPr>
                <w:rStyle w:val="Hyperlink"/>
                <w:noProof/>
              </w:rPr>
              <w:t>Why does Dropout work?</w:t>
            </w:r>
            <w:r>
              <w:rPr>
                <w:noProof/>
                <w:webHidden/>
              </w:rPr>
              <w:tab/>
            </w:r>
            <w:r>
              <w:rPr>
                <w:noProof/>
                <w:webHidden/>
              </w:rPr>
              <w:fldChar w:fldCharType="begin"/>
            </w:r>
            <w:r>
              <w:rPr>
                <w:noProof/>
                <w:webHidden/>
              </w:rPr>
              <w:instrText xml:space="preserve"> PAGEREF _Toc68564473 \h </w:instrText>
            </w:r>
            <w:r>
              <w:rPr>
                <w:noProof/>
                <w:webHidden/>
              </w:rPr>
            </w:r>
            <w:r>
              <w:rPr>
                <w:noProof/>
                <w:webHidden/>
              </w:rPr>
              <w:fldChar w:fldCharType="separate"/>
            </w:r>
            <w:r>
              <w:rPr>
                <w:noProof/>
                <w:webHidden/>
              </w:rPr>
              <w:t>48</w:t>
            </w:r>
            <w:r>
              <w:rPr>
                <w:noProof/>
                <w:webHidden/>
              </w:rPr>
              <w:fldChar w:fldCharType="end"/>
            </w:r>
          </w:hyperlink>
        </w:p>
        <w:p w14:paraId="04F8B590" w14:textId="01FFDA48" w:rsidR="00CA40F7" w:rsidRDefault="00CA40F7">
          <w:pPr>
            <w:pStyle w:val="TOC4"/>
            <w:tabs>
              <w:tab w:val="right" w:leader="dot" w:pos="10456"/>
            </w:tabs>
            <w:rPr>
              <w:noProof/>
              <w:sz w:val="22"/>
              <w:szCs w:val="22"/>
              <w:lang w:eastAsia="en-IN"/>
            </w:rPr>
          </w:pPr>
          <w:hyperlink w:anchor="_Toc68564474" w:history="1">
            <w:r w:rsidRPr="0068705B">
              <w:rPr>
                <w:rStyle w:val="Hyperlink"/>
                <w:noProof/>
              </w:rPr>
              <w:t>VGG16</w:t>
            </w:r>
            <w:r>
              <w:rPr>
                <w:noProof/>
                <w:webHidden/>
              </w:rPr>
              <w:tab/>
            </w:r>
            <w:r>
              <w:rPr>
                <w:noProof/>
                <w:webHidden/>
              </w:rPr>
              <w:fldChar w:fldCharType="begin"/>
            </w:r>
            <w:r>
              <w:rPr>
                <w:noProof/>
                <w:webHidden/>
              </w:rPr>
              <w:instrText xml:space="preserve"> PAGEREF _Toc68564474 \h </w:instrText>
            </w:r>
            <w:r>
              <w:rPr>
                <w:noProof/>
                <w:webHidden/>
              </w:rPr>
            </w:r>
            <w:r>
              <w:rPr>
                <w:noProof/>
                <w:webHidden/>
              </w:rPr>
              <w:fldChar w:fldCharType="separate"/>
            </w:r>
            <w:r>
              <w:rPr>
                <w:noProof/>
                <w:webHidden/>
              </w:rPr>
              <w:t>48</w:t>
            </w:r>
            <w:r>
              <w:rPr>
                <w:noProof/>
                <w:webHidden/>
              </w:rPr>
              <w:fldChar w:fldCharType="end"/>
            </w:r>
          </w:hyperlink>
        </w:p>
        <w:p w14:paraId="5459FF92" w14:textId="24E8C4B4" w:rsidR="00CA40F7" w:rsidRDefault="00CA40F7">
          <w:pPr>
            <w:pStyle w:val="TOC4"/>
            <w:tabs>
              <w:tab w:val="right" w:leader="dot" w:pos="10456"/>
            </w:tabs>
            <w:rPr>
              <w:noProof/>
              <w:sz w:val="22"/>
              <w:szCs w:val="22"/>
              <w:lang w:eastAsia="en-IN"/>
            </w:rPr>
          </w:pPr>
          <w:hyperlink w:anchor="_Toc68564475" w:history="1">
            <w:r w:rsidRPr="0068705B">
              <w:rPr>
                <w:rStyle w:val="Hyperlink"/>
                <w:noProof/>
              </w:rPr>
              <w:t>Xception</w:t>
            </w:r>
            <w:r>
              <w:rPr>
                <w:noProof/>
                <w:webHidden/>
              </w:rPr>
              <w:tab/>
            </w:r>
            <w:r>
              <w:rPr>
                <w:noProof/>
                <w:webHidden/>
              </w:rPr>
              <w:fldChar w:fldCharType="begin"/>
            </w:r>
            <w:r>
              <w:rPr>
                <w:noProof/>
                <w:webHidden/>
              </w:rPr>
              <w:instrText xml:space="preserve"> PAGEREF _Toc68564475 \h </w:instrText>
            </w:r>
            <w:r>
              <w:rPr>
                <w:noProof/>
                <w:webHidden/>
              </w:rPr>
            </w:r>
            <w:r>
              <w:rPr>
                <w:noProof/>
                <w:webHidden/>
              </w:rPr>
              <w:fldChar w:fldCharType="separate"/>
            </w:r>
            <w:r>
              <w:rPr>
                <w:noProof/>
                <w:webHidden/>
              </w:rPr>
              <w:t>49</w:t>
            </w:r>
            <w:r>
              <w:rPr>
                <w:noProof/>
                <w:webHidden/>
              </w:rPr>
              <w:fldChar w:fldCharType="end"/>
            </w:r>
          </w:hyperlink>
        </w:p>
        <w:p w14:paraId="1BAE6EF7" w14:textId="7FEBBD8E" w:rsidR="00CA40F7" w:rsidRDefault="00CA40F7">
          <w:pPr>
            <w:pStyle w:val="TOC5"/>
            <w:tabs>
              <w:tab w:val="right" w:leader="dot" w:pos="10456"/>
            </w:tabs>
            <w:rPr>
              <w:noProof/>
              <w:sz w:val="22"/>
              <w:szCs w:val="22"/>
              <w:lang w:eastAsia="en-IN"/>
            </w:rPr>
          </w:pPr>
          <w:hyperlink w:anchor="_Toc68564476" w:history="1">
            <w:r w:rsidRPr="0068705B">
              <w:rPr>
                <w:rStyle w:val="Hyperlink"/>
                <w:noProof/>
              </w:rPr>
              <w:t>What is an XCeption network?</w:t>
            </w:r>
            <w:r>
              <w:rPr>
                <w:noProof/>
                <w:webHidden/>
              </w:rPr>
              <w:tab/>
            </w:r>
            <w:r>
              <w:rPr>
                <w:noProof/>
                <w:webHidden/>
              </w:rPr>
              <w:fldChar w:fldCharType="begin"/>
            </w:r>
            <w:r>
              <w:rPr>
                <w:noProof/>
                <w:webHidden/>
              </w:rPr>
              <w:instrText xml:space="preserve"> PAGEREF _Toc68564476 \h </w:instrText>
            </w:r>
            <w:r>
              <w:rPr>
                <w:noProof/>
                <w:webHidden/>
              </w:rPr>
            </w:r>
            <w:r>
              <w:rPr>
                <w:noProof/>
                <w:webHidden/>
              </w:rPr>
              <w:fldChar w:fldCharType="separate"/>
            </w:r>
            <w:r>
              <w:rPr>
                <w:noProof/>
                <w:webHidden/>
              </w:rPr>
              <w:t>49</w:t>
            </w:r>
            <w:r>
              <w:rPr>
                <w:noProof/>
                <w:webHidden/>
              </w:rPr>
              <w:fldChar w:fldCharType="end"/>
            </w:r>
          </w:hyperlink>
        </w:p>
        <w:p w14:paraId="0DE3B4ED" w14:textId="5BC63C40" w:rsidR="00CA40F7" w:rsidRDefault="00CA40F7">
          <w:pPr>
            <w:pStyle w:val="TOC5"/>
            <w:tabs>
              <w:tab w:val="right" w:leader="dot" w:pos="10456"/>
            </w:tabs>
            <w:rPr>
              <w:noProof/>
              <w:sz w:val="22"/>
              <w:szCs w:val="22"/>
              <w:lang w:eastAsia="en-IN"/>
            </w:rPr>
          </w:pPr>
          <w:hyperlink w:anchor="_Toc68564477" w:history="1">
            <w:r w:rsidRPr="0068705B">
              <w:rPr>
                <w:rStyle w:val="Hyperlink"/>
                <w:noProof/>
              </w:rPr>
              <w:t>How does XCeption work?</w:t>
            </w:r>
            <w:r>
              <w:rPr>
                <w:noProof/>
                <w:webHidden/>
              </w:rPr>
              <w:tab/>
            </w:r>
            <w:r>
              <w:rPr>
                <w:noProof/>
                <w:webHidden/>
              </w:rPr>
              <w:fldChar w:fldCharType="begin"/>
            </w:r>
            <w:r>
              <w:rPr>
                <w:noProof/>
                <w:webHidden/>
              </w:rPr>
              <w:instrText xml:space="preserve"> PAGEREF _Toc68564477 \h </w:instrText>
            </w:r>
            <w:r>
              <w:rPr>
                <w:noProof/>
                <w:webHidden/>
              </w:rPr>
            </w:r>
            <w:r>
              <w:rPr>
                <w:noProof/>
                <w:webHidden/>
              </w:rPr>
              <w:fldChar w:fldCharType="separate"/>
            </w:r>
            <w:r>
              <w:rPr>
                <w:noProof/>
                <w:webHidden/>
              </w:rPr>
              <w:t>49</w:t>
            </w:r>
            <w:r>
              <w:rPr>
                <w:noProof/>
                <w:webHidden/>
              </w:rPr>
              <w:fldChar w:fldCharType="end"/>
            </w:r>
          </w:hyperlink>
        </w:p>
        <w:p w14:paraId="73A0AE9A" w14:textId="623002D0" w:rsidR="00CA40F7" w:rsidRDefault="00CA40F7">
          <w:pPr>
            <w:pStyle w:val="TOC5"/>
            <w:tabs>
              <w:tab w:val="right" w:leader="dot" w:pos="10456"/>
            </w:tabs>
            <w:rPr>
              <w:noProof/>
              <w:sz w:val="22"/>
              <w:szCs w:val="22"/>
              <w:lang w:eastAsia="en-IN"/>
            </w:rPr>
          </w:pPr>
          <w:hyperlink w:anchor="_Toc68564478" w:history="1">
            <w:r w:rsidRPr="0068705B">
              <w:rPr>
                <w:rStyle w:val="Hyperlink"/>
                <w:noProof/>
              </w:rPr>
              <w:t>Implementation of the XCeption</w:t>
            </w:r>
            <w:r>
              <w:rPr>
                <w:noProof/>
                <w:webHidden/>
              </w:rPr>
              <w:tab/>
            </w:r>
            <w:r>
              <w:rPr>
                <w:noProof/>
                <w:webHidden/>
              </w:rPr>
              <w:fldChar w:fldCharType="begin"/>
            </w:r>
            <w:r>
              <w:rPr>
                <w:noProof/>
                <w:webHidden/>
              </w:rPr>
              <w:instrText xml:space="preserve"> PAGEREF _Toc68564478 \h </w:instrText>
            </w:r>
            <w:r>
              <w:rPr>
                <w:noProof/>
                <w:webHidden/>
              </w:rPr>
            </w:r>
            <w:r>
              <w:rPr>
                <w:noProof/>
                <w:webHidden/>
              </w:rPr>
              <w:fldChar w:fldCharType="separate"/>
            </w:r>
            <w:r>
              <w:rPr>
                <w:noProof/>
                <w:webHidden/>
              </w:rPr>
              <w:t>49</w:t>
            </w:r>
            <w:r>
              <w:rPr>
                <w:noProof/>
                <w:webHidden/>
              </w:rPr>
              <w:fldChar w:fldCharType="end"/>
            </w:r>
          </w:hyperlink>
        </w:p>
        <w:p w14:paraId="76574739" w14:textId="097AF2D6" w:rsidR="00CA40F7" w:rsidRDefault="00CA40F7">
          <w:pPr>
            <w:pStyle w:val="TOC4"/>
            <w:tabs>
              <w:tab w:val="right" w:leader="dot" w:pos="10456"/>
            </w:tabs>
            <w:rPr>
              <w:noProof/>
              <w:sz w:val="22"/>
              <w:szCs w:val="22"/>
              <w:lang w:eastAsia="en-IN"/>
            </w:rPr>
          </w:pPr>
          <w:hyperlink w:anchor="_Toc68564479" w:history="1">
            <w:r w:rsidRPr="0068705B">
              <w:rPr>
                <w:rStyle w:val="Hyperlink"/>
                <w:noProof/>
              </w:rPr>
              <w:t>The limits of convolutions:</w:t>
            </w:r>
            <w:r>
              <w:rPr>
                <w:noProof/>
                <w:webHidden/>
              </w:rPr>
              <w:tab/>
            </w:r>
            <w:r>
              <w:rPr>
                <w:noProof/>
                <w:webHidden/>
              </w:rPr>
              <w:fldChar w:fldCharType="begin"/>
            </w:r>
            <w:r>
              <w:rPr>
                <w:noProof/>
                <w:webHidden/>
              </w:rPr>
              <w:instrText xml:space="preserve"> PAGEREF _Toc68564479 \h </w:instrText>
            </w:r>
            <w:r>
              <w:rPr>
                <w:noProof/>
                <w:webHidden/>
              </w:rPr>
            </w:r>
            <w:r>
              <w:rPr>
                <w:noProof/>
                <w:webHidden/>
              </w:rPr>
              <w:fldChar w:fldCharType="separate"/>
            </w:r>
            <w:r>
              <w:rPr>
                <w:noProof/>
                <w:webHidden/>
              </w:rPr>
              <w:t>49</w:t>
            </w:r>
            <w:r>
              <w:rPr>
                <w:noProof/>
                <w:webHidden/>
              </w:rPr>
              <w:fldChar w:fldCharType="end"/>
            </w:r>
          </w:hyperlink>
        </w:p>
        <w:p w14:paraId="0D544A86" w14:textId="7A56A619" w:rsidR="00CA40F7" w:rsidRDefault="00CA40F7">
          <w:pPr>
            <w:pStyle w:val="TOC4"/>
            <w:tabs>
              <w:tab w:val="right" w:leader="dot" w:pos="10456"/>
            </w:tabs>
            <w:rPr>
              <w:noProof/>
              <w:sz w:val="22"/>
              <w:szCs w:val="22"/>
              <w:lang w:eastAsia="en-IN"/>
            </w:rPr>
          </w:pPr>
          <w:hyperlink w:anchor="_Toc68564480" w:history="1">
            <w:r w:rsidRPr="0068705B">
              <w:rPr>
                <w:rStyle w:val="Hyperlink"/>
                <w:noProof/>
              </w:rPr>
              <w:t>SGD</w:t>
            </w:r>
            <w:r>
              <w:rPr>
                <w:noProof/>
                <w:webHidden/>
              </w:rPr>
              <w:tab/>
            </w:r>
            <w:r>
              <w:rPr>
                <w:noProof/>
                <w:webHidden/>
              </w:rPr>
              <w:fldChar w:fldCharType="begin"/>
            </w:r>
            <w:r>
              <w:rPr>
                <w:noProof/>
                <w:webHidden/>
              </w:rPr>
              <w:instrText xml:space="preserve"> PAGEREF _Toc68564480 \h </w:instrText>
            </w:r>
            <w:r>
              <w:rPr>
                <w:noProof/>
                <w:webHidden/>
              </w:rPr>
            </w:r>
            <w:r>
              <w:rPr>
                <w:noProof/>
                <w:webHidden/>
              </w:rPr>
              <w:fldChar w:fldCharType="separate"/>
            </w:r>
            <w:r>
              <w:rPr>
                <w:noProof/>
                <w:webHidden/>
              </w:rPr>
              <w:t>49</w:t>
            </w:r>
            <w:r>
              <w:rPr>
                <w:noProof/>
                <w:webHidden/>
              </w:rPr>
              <w:fldChar w:fldCharType="end"/>
            </w:r>
          </w:hyperlink>
        </w:p>
        <w:p w14:paraId="75BBB10C" w14:textId="27122B03" w:rsidR="00CA40F7" w:rsidRDefault="00CA40F7">
          <w:pPr>
            <w:pStyle w:val="TOC5"/>
            <w:tabs>
              <w:tab w:val="right" w:leader="dot" w:pos="10456"/>
            </w:tabs>
            <w:rPr>
              <w:noProof/>
              <w:sz w:val="22"/>
              <w:szCs w:val="22"/>
              <w:lang w:eastAsia="en-IN"/>
            </w:rPr>
          </w:pPr>
          <w:hyperlink w:anchor="_Toc68564481" w:history="1">
            <w:r w:rsidRPr="0068705B">
              <w:rPr>
                <w:rStyle w:val="Hyperlink"/>
                <w:noProof/>
              </w:rPr>
              <w:t>Pros</w:t>
            </w:r>
            <w:r>
              <w:rPr>
                <w:noProof/>
                <w:webHidden/>
              </w:rPr>
              <w:tab/>
            </w:r>
            <w:r>
              <w:rPr>
                <w:noProof/>
                <w:webHidden/>
              </w:rPr>
              <w:fldChar w:fldCharType="begin"/>
            </w:r>
            <w:r>
              <w:rPr>
                <w:noProof/>
                <w:webHidden/>
              </w:rPr>
              <w:instrText xml:space="preserve"> PAGEREF _Toc68564481 \h </w:instrText>
            </w:r>
            <w:r>
              <w:rPr>
                <w:noProof/>
                <w:webHidden/>
              </w:rPr>
            </w:r>
            <w:r>
              <w:rPr>
                <w:noProof/>
                <w:webHidden/>
              </w:rPr>
              <w:fldChar w:fldCharType="separate"/>
            </w:r>
            <w:r>
              <w:rPr>
                <w:noProof/>
                <w:webHidden/>
              </w:rPr>
              <w:t>49</w:t>
            </w:r>
            <w:r>
              <w:rPr>
                <w:noProof/>
                <w:webHidden/>
              </w:rPr>
              <w:fldChar w:fldCharType="end"/>
            </w:r>
          </w:hyperlink>
        </w:p>
        <w:p w14:paraId="3C84064E" w14:textId="71ED5347" w:rsidR="00CA40F7" w:rsidRDefault="00CA40F7">
          <w:pPr>
            <w:pStyle w:val="TOC5"/>
            <w:tabs>
              <w:tab w:val="right" w:leader="dot" w:pos="10456"/>
            </w:tabs>
            <w:rPr>
              <w:noProof/>
              <w:sz w:val="22"/>
              <w:szCs w:val="22"/>
              <w:lang w:eastAsia="en-IN"/>
            </w:rPr>
          </w:pPr>
          <w:hyperlink w:anchor="_Toc68564482" w:history="1">
            <w:r w:rsidRPr="0068705B">
              <w:rPr>
                <w:rStyle w:val="Hyperlink"/>
                <w:noProof/>
              </w:rPr>
              <w:t>Cons</w:t>
            </w:r>
            <w:r>
              <w:rPr>
                <w:noProof/>
                <w:webHidden/>
              </w:rPr>
              <w:tab/>
            </w:r>
            <w:r>
              <w:rPr>
                <w:noProof/>
                <w:webHidden/>
              </w:rPr>
              <w:fldChar w:fldCharType="begin"/>
            </w:r>
            <w:r>
              <w:rPr>
                <w:noProof/>
                <w:webHidden/>
              </w:rPr>
              <w:instrText xml:space="preserve"> PAGEREF _Toc68564482 \h </w:instrText>
            </w:r>
            <w:r>
              <w:rPr>
                <w:noProof/>
                <w:webHidden/>
              </w:rPr>
            </w:r>
            <w:r>
              <w:rPr>
                <w:noProof/>
                <w:webHidden/>
              </w:rPr>
              <w:fldChar w:fldCharType="separate"/>
            </w:r>
            <w:r>
              <w:rPr>
                <w:noProof/>
                <w:webHidden/>
              </w:rPr>
              <w:t>49</w:t>
            </w:r>
            <w:r>
              <w:rPr>
                <w:noProof/>
                <w:webHidden/>
              </w:rPr>
              <w:fldChar w:fldCharType="end"/>
            </w:r>
          </w:hyperlink>
        </w:p>
        <w:p w14:paraId="2FF2BC5F" w14:textId="3D14DF33" w:rsidR="00CA40F7" w:rsidRDefault="00CA40F7">
          <w:pPr>
            <w:pStyle w:val="TOC3"/>
            <w:tabs>
              <w:tab w:val="right" w:leader="dot" w:pos="10456"/>
            </w:tabs>
            <w:rPr>
              <w:noProof/>
              <w:sz w:val="22"/>
              <w:szCs w:val="22"/>
              <w:lang w:eastAsia="en-IN"/>
            </w:rPr>
          </w:pPr>
          <w:hyperlink w:anchor="_Toc68564483" w:history="1">
            <w:r w:rsidRPr="0068705B">
              <w:rPr>
                <w:rStyle w:val="Hyperlink"/>
                <w:noProof/>
              </w:rPr>
              <w:t>On the Basis of Model Evaluation Method</w:t>
            </w:r>
            <w:r>
              <w:rPr>
                <w:noProof/>
                <w:webHidden/>
              </w:rPr>
              <w:tab/>
            </w:r>
            <w:r>
              <w:rPr>
                <w:noProof/>
                <w:webHidden/>
              </w:rPr>
              <w:fldChar w:fldCharType="begin"/>
            </w:r>
            <w:r>
              <w:rPr>
                <w:noProof/>
                <w:webHidden/>
              </w:rPr>
              <w:instrText xml:space="preserve"> PAGEREF _Toc68564483 \h </w:instrText>
            </w:r>
            <w:r>
              <w:rPr>
                <w:noProof/>
                <w:webHidden/>
              </w:rPr>
            </w:r>
            <w:r>
              <w:rPr>
                <w:noProof/>
                <w:webHidden/>
              </w:rPr>
              <w:fldChar w:fldCharType="separate"/>
            </w:r>
            <w:r>
              <w:rPr>
                <w:noProof/>
                <w:webHidden/>
              </w:rPr>
              <w:t>49</w:t>
            </w:r>
            <w:r>
              <w:rPr>
                <w:noProof/>
                <w:webHidden/>
              </w:rPr>
              <w:fldChar w:fldCharType="end"/>
            </w:r>
          </w:hyperlink>
        </w:p>
        <w:p w14:paraId="0E3160C8" w14:textId="4E4E6EA4" w:rsidR="00CA40F7" w:rsidRDefault="00CA40F7">
          <w:pPr>
            <w:pStyle w:val="TOC1"/>
            <w:tabs>
              <w:tab w:val="right" w:leader="dot" w:pos="10456"/>
            </w:tabs>
            <w:rPr>
              <w:noProof/>
              <w:sz w:val="22"/>
              <w:szCs w:val="22"/>
              <w:lang w:eastAsia="en-IN"/>
            </w:rPr>
          </w:pPr>
          <w:hyperlink w:anchor="_Toc68564484" w:history="1">
            <w:r w:rsidRPr="0068705B">
              <w:rPr>
                <w:rStyle w:val="Hyperlink"/>
                <w:noProof/>
              </w:rPr>
              <w:t>Future Scope</w:t>
            </w:r>
            <w:r>
              <w:rPr>
                <w:noProof/>
                <w:webHidden/>
              </w:rPr>
              <w:tab/>
            </w:r>
            <w:r>
              <w:rPr>
                <w:noProof/>
                <w:webHidden/>
              </w:rPr>
              <w:fldChar w:fldCharType="begin"/>
            </w:r>
            <w:r>
              <w:rPr>
                <w:noProof/>
                <w:webHidden/>
              </w:rPr>
              <w:instrText xml:space="preserve"> PAGEREF _Toc68564484 \h </w:instrText>
            </w:r>
            <w:r>
              <w:rPr>
                <w:noProof/>
                <w:webHidden/>
              </w:rPr>
            </w:r>
            <w:r>
              <w:rPr>
                <w:noProof/>
                <w:webHidden/>
              </w:rPr>
              <w:fldChar w:fldCharType="separate"/>
            </w:r>
            <w:r>
              <w:rPr>
                <w:noProof/>
                <w:webHidden/>
              </w:rPr>
              <w:t>50</w:t>
            </w:r>
            <w:r>
              <w:rPr>
                <w:noProof/>
                <w:webHidden/>
              </w:rPr>
              <w:fldChar w:fldCharType="end"/>
            </w:r>
          </w:hyperlink>
        </w:p>
        <w:p w14:paraId="175A8B16" w14:textId="63ABC89F" w:rsidR="00CA40F7" w:rsidRDefault="00CA40F7">
          <w:pPr>
            <w:pStyle w:val="TOC1"/>
            <w:tabs>
              <w:tab w:val="right" w:leader="dot" w:pos="10456"/>
            </w:tabs>
            <w:rPr>
              <w:noProof/>
              <w:sz w:val="22"/>
              <w:szCs w:val="22"/>
              <w:lang w:eastAsia="en-IN"/>
            </w:rPr>
          </w:pPr>
          <w:hyperlink w:anchor="_Toc68564485" w:history="1">
            <w:r w:rsidRPr="0068705B">
              <w:rPr>
                <w:rStyle w:val="Hyperlink"/>
                <w:noProof/>
              </w:rPr>
              <w:t>Conclusions</w:t>
            </w:r>
            <w:r>
              <w:rPr>
                <w:noProof/>
                <w:webHidden/>
              </w:rPr>
              <w:tab/>
            </w:r>
            <w:r>
              <w:rPr>
                <w:noProof/>
                <w:webHidden/>
              </w:rPr>
              <w:fldChar w:fldCharType="begin"/>
            </w:r>
            <w:r>
              <w:rPr>
                <w:noProof/>
                <w:webHidden/>
              </w:rPr>
              <w:instrText xml:space="preserve"> PAGEREF _Toc68564485 \h </w:instrText>
            </w:r>
            <w:r>
              <w:rPr>
                <w:noProof/>
                <w:webHidden/>
              </w:rPr>
            </w:r>
            <w:r>
              <w:rPr>
                <w:noProof/>
                <w:webHidden/>
              </w:rPr>
              <w:fldChar w:fldCharType="separate"/>
            </w:r>
            <w:r>
              <w:rPr>
                <w:noProof/>
                <w:webHidden/>
              </w:rPr>
              <w:t>50</w:t>
            </w:r>
            <w:r>
              <w:rPr>
                <w:noProof/>
                <w:webHidden/>
              </w:rPr>
              <w:fldChar w:fldCharType="end"/>
            </w:r>
          </w:hyperlink>
        </w:p>
        <w:p w14:paraId="079687D6" w14:textId="2072C6B4" w:rsidR="00CA40F7" w:rsidRDefault="00CA40F7">
          <w:pPr>
            <w:pStyle w:val="TOC1"/>
            <w:tabs>
              <w:tab w:val="right" w:leader="dot" w:pos="10456"/>
            </w:tabs>
            <w:rPr>
              <w:noProof/>
              <w:sz w:val="22"/>
              <w:szCs w:val="22"/>
              <w:lang w:eastAsia="en-IN"/>
            </w:rPr>
          </w:pPr>
          <w:hyperlink w:anchor="_Toc68564486" w:history="1">
            <w:r w:rsidRPr="0068705B">
              <w:rPr>
                <w:rStyle w:val="Hyperlink"/>
                <w:noProof/>
              </w:rPr>
              <w:t>References</w:t>
            </w:r>
            <w:r>
              <w:rPr>
                <w:noProof/>
                <w:webHidden/>
              </w:rPr>
              <w:tab/>
            </w:r>
            <w:r>
              <w:rPr>
                <w:noProof/>
                <w:webHidden/>
              </w:rPr>
              <w:fldChar w:fldCharType="begin"/>
            </w:r>
            <w:r>
              <w:rPr>
                <w:noProof/>
                <w:webHidden/>
              </w:rPr>
              <w:instrText xml:space="preserve"> PAGEREF _Toc68564486 \h </w:instrText>
            </w:r>
            <w:r>
              <w:rPr>
                <w:noProof/>
                <w:webHidden/>
              </w:rPr>
            </w:r>
            <w:r>
              <w:rPr>
                <w:noProof/>
                <w:webHidden/>
              </w:rPr>
              <w:fldChar w:fldCharType="separate"/>
            </w:r>
            <w:r>
              <w:rPr>
                <w:noProof/>
                <w:webHidden/>
              </w:rPr>
              <w:t>51</w:t>
            </w:r>
            <w:r>
              <w:rPr>
                <w:noProof/>
                <w:webHidden/>
              </w:rPr>
              <w:fldChar w:fldCharType="end"/>
            </w:r>
          </w:hyperlink>
        </w:p>
        <w:p w14:paraId="34E5E31A" w14:textId="4FDA2D01" w:rsidR="00CA40F7" w:rsidRDefault="00CA40F7">
          <w:pPr>
            <w:pStyle w:val="TOC2"/>
            <w:tabs>
              <w:tab w:val="right" w:leader="dot" w:pos="10456"/>
            </w:tabs>
            <w:rPr>
              <w:noProof/>
              <w:sz w:val="22"/>
              <w:szCs w:val="22"/>
              <w:lang w:eastAsia="en-IN"/>
            </w:rPr>
          </w:pPr>
          <w:hyperlink w:anchor="_Toc68564487" w:history="1">
            <w:r w:rsidRPr="0068705B">
              <w:rPr>
                <w:rStyle w:val="Hyperlink"/>
                <w:noProof/>
              </w:rPr>
              <w:t>COncepts &amp; Information</w:t>
            </w:r>
            <w:r>
              <w:rPr>
                <w:noProof/>
                <w:webHidden/>
              </w:rPr>
              <w:tab/>
            </w:r>
            <w:r>
              <w:rPr>
                <w:noProof/>
                <w:webHidden/>
              </w:rPr>
              <w:fldChar w:fldCharType="begin"/>
            </w:r>
            <w:r>
              <w:rPr>
                <w:noProof/>
                <w:webHidden/>
              </w:rPr>
              <w:instrText xml:space="preserve"> PAGEREF _Toc68564487 \h </w:instrText>
            </w:r>
            <w:r>
              <w:rPr>
                <w:noProof/>
                <w:webHidden/>
              </w:rPr>
            </w:r>
            <w:r>
              <w:rPr>
                <w:noProof/>
                <w:webHidden/>
              </w:rPr>
              <w:fldChar w:fldCharType="separate"/>
            </w:r>
            <w:r>
              <w:rPr>
                <w:noProof/>
                <w:webHidden/>
              </w:rPr>
              <w:t>51</w:t>
            </w:r>
            <w:r>
              <w:rPr>
                <w:noProof/>
                <w:webHidden/>
              </w:rPr>
              <w:fldChar w:fldCharType="end"/>
            </w:r>
          </w:hyperlink>
        </w:p>
        <w:p w14:paraId="7246256C" w14:textId="617F47ED" w:rsidR="00CA40F7" w:rsidRDefault="00CA40F7">
          <w:pPr>
            <w:pStyle w:val="TOC2"/>
            <w:tabs>
              <w:tab w:val="right" w:leader="dot" w:pos="10456"/>
            </w:tabs>
            <w:rPr>
              <w:noProof/>
              <w:sz w:val="22"/>
              <w:szCs w:val="22"/>
              <w:lang w:eastAsia="en-IN"/>
            </w:rPr>
          </w:pPr>
          <w:hyperlink w:anchor="_Toc68564488" w:history="1">
            <w:r w:rsidRPr="0068705B">
              <w:rPr>
                <w:rStyle w:val="Hyperlink"/>
                <w:noProof/>
              </w:rPr>
              <w:t>Research</w:t>
            </w:r>
            <w:r>
              <w:rPr>
                <w:noProof/>
                <w:webHidden/>
              </w:rPr>
              <w:tab/>
            </w:r>
            <w:r>
              <w:rPr>
                <w:noProof/>
                <w:webHidden/>
              </w:rPr>
              <w:fldChar w:fldCharType="begin"/>
            </w:r>
            <w:r>
              <w:rPr>
                <w:noProof/>
                <w:webHidden/>
              </w:rPr>
              <w:instrText xml:space="preserve"> PAGEREF _Toc68564488 \h </w:instrText>
            </w:r>
            <w:r>
              <w:rPr>
                <w:noProof/>
                <w:webHidden/>
              </w:rPr>
            </w:r>
            <w:r>
              <w:rPr>
                <w:noProof/>
                <w:webHidden/>
              </w:rPr>
              <w:fldChar w:fldCharType="separate"/>
            </w:r>
            <w:r>
              <w:rPr>
                <w:noProof/>
                <w:webHidden/>
              </w:rPr>
              <w:t>51</w:t>
            </w:r>
            <w:r>
              <w:rPr>
                <w:noProof/>
                <w:webHidden/>
              </w:rPr>
              <w:fldChar w:fldCharType="end"/>
            </w:r>
          </w:hyperlink>
        </w:p>
        <w:p w14:paraId="67294084" w14:textId="08169D4B" w:rsidR="0000370C" w:rsidRDefault="00BB52F9" w:rsidP="0000370C">
          <w:r>
            <w:fldChar w:fldCharType="end"/>
          </w:r>
        </w:p>
      </w:sdtContent>
    </w:sdt>
    <w:p w14:paraId="349CF413" w14:textId="77777777" w:rsidR="0000370C" w:rsidRDefault="0000370C" w:rsidP="0000370C"/>
    <w:p w14:paraId="044C5ADE" w14:textId="77777777" w:rsidR="0000370C" w:rsidRDefault="0000370C" w:rsidP="0000370C"/>
    <w:p w14:paraId="0046A196" w14:textId="77777777" w:rsidR="0000370C" w:rsidRDefault="0000370C" w:rsidP="0000370C"/>
    <w:p w14:paraId="30B1AE0B" w14:textId="77777777" w:rsidR="0000370C" w:rsidRDefault="0000370C" w:rsidP="0000370C"/>
    <w:p w14:paraId="2B6E9877" w14:textId="77777777" w:rsidR="0000370C" w:rsidRDefault="0000370C" w:rsidP="0000370C"/>
    <w:p w14:paraId="4CDBE57F" w14:textId="77777777" w:rsidR="0000370C" w:rsidRDefault="0000370C" w:rsidP="0000370C"/>
    <w:p w14:paraId="2B0011EE" w14:textId="601DD564" w:rsidR="0000370C" w:rsidRDefault="0000370C" w:rsidP="0000370C"/>
    <w:p w14:paraId="73904B2C" w14:textId="30236D74" w:rsidR="00D535EF" w:rsidRDefault="00D535EF" w:rsidP="0000370C"/>
    <w:p w14:paraId="5A2ABAB7" w14:textId="3449F02F" w:rsidR="00D535EF" w:rsidRDefault="00D535EF" w:rsidP="0000370C"/>
    <w:p w14:paraId="13901A3C" w14:textId="1A4B3D80" w:rsidR="00D535EF" w:rsidRDefault="00D535EF" w:rsidP="0000370C"/>
    <w:p w14:paraId="538318D6" w14:textId="675CB291" w:rsidR="00D535EF" w:rsidRDefault="00D535EF" w:rsidP="0000370C"/>
    <w:p w14:paraId="6A3B42EF" w14:textId="7E83B7FE" w:rsidR="00D535EF" w:rsidRDefault="00D535EF" w:rsidP="0000370C"/>
    <w:p w14:paraId="1E367E11" w14:textId="2B8F1025" w:rsidR="00D535EF" w:rsidRDefault="00D535EF" w:rsidP="0000370C"/>
    <w:p w14:paraId="2A6B173C" w14:textId="696730B0" w:rsidR="00D535EF" w:rsidRDefault="00D535EF" w:rsidP="0000370C"/>
    <w:p w14:paraId="36C3AC40" w14:textId="0BB3E4B3" w:rsidR="00D535EF" w:rsidRDefault="00D535EF" w:rsidP="0000370C"/>
    <w:p w14:paraId="0F596B84" w14:textId="77777777" w:rsidR="00D535EF" w:rsidRDefault="00D535EF" w:rsidP="0000370C"/>
    <w:p w14:paraId="3CBC944E" w14:textId="77777777" w:rsidR="0000370C" w:rsidRDefault="0000370C" w:rsidP="0000370C"/>
    <w:p w14:paraId="674F834A" w14:textId="47E0DF67" w:rsidR="0000370C" w:rsidRDefault="0000370C" w:rsidP="0000370C">
      <w:pPr>
        <w:pStyle w:val="Title"/>
        <w:jc w:val="center"/>
        <w:rPr>
          <w:sz w:val="44"/>
          <w:szCs w:val="44"/>
        </w:rPr>
      </w:pPr>
      <w:r w:rsidRPr="005A595A">
        <w:rPr>
          <w:sz w:val="44"/>
          <w:szCs w:val="44"/>
        </w:rPr>
        <w:t>Skin Cancer Detection</w:t>
      </w:r>
      <w:r w:rsidR="00D535EF">
        <w:rPr>
          <w:sz w:val="44"/>
          <w:szCs w:val="44"/>
        </w:rPr>
        <w:t xml:space="preserve"> – General Research</w:t>
      </w:r>
    </w:p>
    <w:p w14:paraId="2EFD6431" w14:textId="4A855CFA" w:rsidR="00FC113C" w:rsidRPr="00FC113C" w:rsidRDefault="00FC113C" w:rsidP="00FC113C">
      <w:pPr>
        <w:pStyle w:val="Subtitle"/>
        <w:jc w:val="center"/>
      </w:pPr>
      <w:r>
        <w:t xml:space="preserve">General </w:t>
      </w:r>
      <w:r w:rsidR="00D535EF">
        <w:t>Research Study</w:t>
      </w:r>
    </w:p>
    <w:p w14:paraId="706C8D1D" w14:textId="6E341EC5" w:rsidR="0000370C" w:rsidRDefault="0000370C" w:rsidP="0000370C">
      <w:pPr>
        <w:pStyle w:val="Heading1"/>
      </w:pPr>
      <w:bookmarkStart w:id="0" w:name="_Toc68564345"/>
      <w:r>
        <w:t>Abstract</w:t>
      </w:r>
      <w:bookmarkEnd w:id="0"/>
    </w:p>
    <w:p w14:paraId="2DC48FA1" w14:textId="77777777" w:rsidR="002221D5" w:rsidRDefault="002221D5">
      <w:pPr>
        <w:pStyle w:val="paragraph"/>
        <w:spacing w:before="0" w:beforeAutospacing="0" w:after="0" w:afterAutospacing="0"/>
        <w:textAlignment w:val="baseline"/>
        <w:divId w:val="253979196"/>
        <w:rPr>
          <w:rFonts w:ascii="Segoe UI" w:hAnsi="Segoe UI" w:cs="Segoe UI"/>
          <w:sz w:val="18"/>
          <w:szCs w:val="18"/>
        </w:rPr>
      </w:pPr>
      <w:r>
        <w:rPr>
          <w:rStyle w:val="normaltextrun"/>
          <w:rFonts w:ascii="Calibri" w:hAnsi="Calibri" w:cs="Calibri"/>
          <w:sz w:val="22"/>
          <w:szCs w:val="22"/>
        </w:rPr>
        <w:t>The project is a CNN trained model which can predict whether the patient has a suffering from Cancer or not by checking the images of the infected areas on the body. The model has been trained on a variety of images through which it predicts the required.</w:t>
      </w:r>
      <w:r>
        <w:rPr>
          <w:rStyle w:val="eop"/>
          <w:rFonts w:ascii="Calibri" w:hAnsi="Calibri" w:cs="Calibri"/>
          <w:sz w:val="22"/>
          <w:szCs w:val="22"/>
        </w:rPr>
        <w:t> </w:t>
      </w:r>
    </w:p>
    <w:p w14:paraId="68C6EC47" w14:textId="278EE60C" w:rsidR="002221D5" w:rsidRDefault="002221D5">
      <w:pPr>
        <w:pStyle w:val="paragraph"/>
        <w:spacing w:before="0" w:beforeAutospacing="0" w:after="0" w:afterAutospacing="0"/>
        <w:textAlignment w:val="baseline"/>
        <w:divId w:val="356541643"/>
        <w:rPr>
          <w:rFonts w:ascii="Segoe UI" w:hAnsi="Segoe UI" w:cs="Segoe UI"/>
          <w:sz w:val="18"/>
          <w:szCs w:val="18"/>
        </w:rPr>
      </w:pPr>
      <w:r>
        <w:rPr>
          <w:rStyle w:val="normaltextrun"/>
          <w:rFonts w:ascii="Calibri" w:hAnsi="Calibri" w:cs="Calibri"/>
          <w:sz w:val="22"/>
          <w:szCs w:val="22"/>
        </w:rPr>
        <w:t>In this project, the image file of the patient is upload into a software, which is GUI-based interface, developed with the help of </w:t>
      </w:r>
      <w:proofErr w:type="spellStart"/>
      <w:r>
        <w:rPr>
          <w:rStyle w:val="normaltextrun"/>
          <w:rFonts w:ascii="Calibri" w:hAnsi="Calibri" w:cs="Calibri"/>
          <w:sz w:val="22"/>
          <w:szCs w:val="22"/>
        </w:rPr>
        <w:t>Tkinter</w:t>
      </w:r>
      <w:proofErr w:type="spellEnd"/>
      <w:r>
        <w:rPr>
          <w:rStyle w:val="normaltextrun"/>
          <w:rFonts w:ascii="Calibri" w:hAnsi="Calibri" w:cs="Calibri"/>
          <w:sz w:val="22"/>
          <w:szCs w:val="22"/>
        </w:rPr>
        <w:t>, and it consists of the model saved as a file and the software uses that to </w:t>
      </w:r>
      <w:r w:rsidR="00420C47">
        <w:rPr>
          <w:rStyle w:val="normaltextrun"/>
          <w:rFonts w:ascii="Calibri" w:hAnsi="Calibri" w:cs="Calibri"/>
          <w:sz w:val="22"/>
          <w:szCs w:val="22"/>
        </w:rPr>
        <w:t>analyze</w:t>
      </w:r>
      <w:r>
        <w:rPr>
          <w:rStyle w:val="normaltextrun"/>
          <w:rFonts w:ascii="Calibri" w:hAnsi="Calibri" w:cs="Calibri"/>
          <w:sz w:val="22"/>
          <w:szCs w:val="22"/>
        </w:rPr>
        <w:t> the image and give the prediction which can help doctors to start with the medication way faster instead of waiting for the laboratory reports for the confirmation.</w:t>
      </w:r>
      <w:r>
        <w:rPr>
          <w:rStyle w:val="eop"/>
          <w:rFonts w:ascii="Calibri" w:hAnsi="Calibri" w:cs="Calibri"/>
          <w:sz w:val="22"/>
          <w:szCs w:val="22"/>
        </w:rPr>
        <w:t> </w:t>
      </w:r>
    </w:p>
    <w:p w14:paraId="32634300" w14:textId="77777777" w:rsidR="002221D5" w:rsidRDefault="002221D5">
      <w:pPr>
        <w:pStyle w:val="paragraph"/>
        <w:spacing w:before="0" w:beforeAutospacing="0" w:after="0" w:afterAutospacing="0"/>
        <w:textAlignment w:val="baseline"/>
        <w:divId w:val="1717701592"/>
        <w:rPr>
          <w:rFonts w:ascii="Segoe UI" w:hAnsi="Segoe UI" w:cs="Segoe UI"/>
          <w:sz w:val="18"/>
          <w:szCs w:val="18"/>
        </w:rPr>
      </w:pPr>
      <w:r>
        <w:rPr>
          <w:rStyle w:val="normaltextrun"/>
          <w:rFonts w:ascii="Calibri" w:hAnsi="Calibri" w:cs="Calibri"/>
          <w:sz w:val="22"/>
          <w:szCs w:val="22"/>
        </w:rPr>
        <w:t>So basically,</w:t>
      </w:r>
      <w:r>
        <w:rPr>
          <w:rStyle w:val="eop"/>
          <w:rFonts w:ascii="Calibri" w:hAnsi="Calibri" w:cs="Calibri"/>
          <w:sz w:val="22"/>
          <w:szCs w:val="22"/>
        </w:rPr>
        <w:t> </w:t>
      </w:r>
    </w:p>
    <w:p w14:paraId="250E1D5C" w14:textId="77777777" w:rsidR="002221D5" w:rsidRDefault="002221D5" w:rsidP="00600F70">
      <w:pPr>
        <w:pStyle w:val="ListParagraph"/>
        <w:numPr>
          <w:ilvl w:val="0"/>
          <w:numId w:val="22"/>
        </w:numPr>
        <w:divId w:val="1391154737"/>
      </w:pPr>
      <w:r w:rsidRPr="008868E7">
        <w:rPr>
          <w:rStyle w:val="normaltextrun"/>
          <w:rFonts w:ascii="Calibri" w:hAnsi="Calibri" w:cs="Calibri"/>
          <w:sz w:val="22"/>
          <w:szCs w:val="22"/>
        </w:rPr>
        <w:lastRenderedPageBreak/>
        <w:t>Skin cancer is an abnormal growth of skin cells. Most skin cancers are caused by exposure to ultraviolet (UV) light. When the skin is not protected, UV rays from sunlight or tanning beds can damage and alter skin's DNA that leads to the cancer.</w:t>
      </w:r>
      <w:r w:rsidRPr="008868E7">
        <w:rPr>
          <w:rStyle w:val="eop"/>
          <w:rFonts w:ascii="Calibri" w:hAnsi="Calibri" w:cs="Calibri"/>
          <w:sz w:val="22"/>
          <w:szCs w:val="22"/>
        </w:rPr>
        <w:t> </w:t>
      </w:r>
    </w:p>
    <w:p w14:paraId="29891B67" w14:textId="77777777" w:rsidR="002221D5" w:rsidRDefault="002221D5" w:rsidP="00600F70">
      <w:pPr>
        <w:pStyle w:val="ListParagraph"/>
        <w:numPr>
          <w:ilvl w:val="0"/>
          <w:numId w:val="22"/>
        </w:numPr>
        <w:divId w:val="1391154737"/>
      </w:pPr>
      <w:r w:rsidRPr="008868E7">
        <w:rPr>
          <w:rStyle w:val="normaltextrun"/>
          <w:rFonts w:ascii="Calibri" w:hAnsi="Calibri" w:cs="Calibri"/>
          <w:sz w:val="22"/>
          <w:szCs w:val="22"/>
        </w:rPr>
        <w:t>Deep learning model has been built to classify and identify the binary diagnostic group of melanocytic images obtained through </w:t>
      </w:r>
      <w:proofErr w:type="spellStart"/>
      <w:r w:rsidRPr="008868E7">
        <w:rPr>
          <w:rStyle w:val="normaltextrun"/>
          <w:rFonts w:ascii="Calibri" w:hAnsi="Calibri" w:cs="Calibri"/>
          <w:sz w:val="22"/>
          <w:szCs w:val="22"/>
        </w:rPr>
        <w:t>dermoscopy</w:t>
      </w:r>
      <w:proofErr w:type="spellEnd"/>
      <w:r w:rsidRPr="008868E7">
        <w:rPr>
          <w:rStyle w:val="normaltextrun"/>
          <w:rFonts w:ascii="Calibri" w:hAnsi="Calibri" w:cs="Calibri"/>
          <w:sz w:val="22"/>
          <w:szCs w:val="22"/>
        </w:rPr>
        <w:t>.</w:t>
      </w:r>
      <w:r w:rsidRPr="008868E7">
        <w:rPr>
          <w:rStyle w:val="eop"/>
          <w:rFonts w:ascii="Calibri" w:hAnsi="Calibri" w:cs="Calibri"/>
          <w:sz w:val="22"/>
          <w:szCs w:val="22"/>
        </w:rPr>
        <w:t> </w:t>
      </w:r>
    </w:p>
    <w:p w14:paraId="3B6E8EDC" w14:textId="6711C7D9" w:rsidR="0000370C" w:rsidRDefault="002221D5" w:rsidP="00600F70">
      <w:pPr>
        <w:pStyle w:val="ListParagraph"/>
        <w:numPr>
          <w:ilvl w:val="0"/>
          <w:numId w:val="22"/>
        </w:numPr>
        <w:divId w:val="1391154737"/>
      </w:pPr>
      <w:r w:rsidRPr="008868E7">
        <w:rPr>
          <w:rStyle w:val="normaltextrun"/>
          <w:rFonts w:ascii="Calibri" w:hAnsi="Calibri" w:cs="Calibri"/>
          <w:sz w:val="22"/>
          <w:szCs w:val="22"/>
        </w:rPr>
        <w:t>Based on the model, disease detection through dermal cell images has been investigated, and classifications on dermal cell images have been performed.</w:t>
      </w:r>
      <w:r w:rsidRPr="008868E7">
        <w:rPr>
          <w:rStyle w:val="eop"/>
          <w:rFonts w:ascii="Calibri" w:hAnsi="Calibri" w:cs="Calibri"/>
          <w:sz w:val="22"/>
          <w:szCs w:val="22"/>
        </w:rPr>
        <w:t> </w:t>
      </w:r>
    </w:p>
    <w:p w14:paraId="1B6B59AD" w14:textId="77777777" w:rsidR="0000370C" w:rsidRDefault="0000370C" w:rsidP="0000370C">
      <w:pPr>
        <w:pStyle w:val="Heading1"/>
      </w:pPr>
      <w:bookmarkStart w:id="1" w:name="_Toc68564346"/>
      <w:r>
        <w:t>Ketwords</w:t>
      </w:r>
      <w:bookmarkEnd w:id="1"/>
    </w:p>
    <w:p w14:paraId="005C0DD4" w14:textId="77777777" w:rsidR="0000370C" w:rsidRDefault="0000370C" w:rsidP="003665C0">
      <w:pPr>
        <w:pStyle w:val="ListParagraph"/>
        <w:numPr>
          <w:ilvl w:val="0"/>
          <w:numId w:val="5"/>
        </w:numPr>
        <w:sectPr w:rsidR="0000370C" w:rsidSect="00257C9F">
          <w:headerReference w:type="even" r:id="rId8"/>
          <w:headerReference w:type="default" r:id="rId9"/>
          <w:footerReference w:type="default" r:id="rId10"/>
          <w:headerReference w:type="first" r:id="rId1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68B3888" w14:textId="77777777" w:rsidR="0000370C" w:rsidRDefault="0000370C" w:rsidP="003665C0">
      <w:pPr>
        <w:pStyle w:val="ListParagraph"/>
        <w:numPr>
          <w:ilvl w:val="0"/>
          <w:numId w:val="5"/>
        </w:numPr>
      </w:pPr>
      <w:r>
        <w:t>Model</w:t>
      </w:r>
    </w:p>
    <w:p w14:paraId="0604B44B" w14:textId="77777777" w:rsidR="0000370C" w:rsidRDefault="0000370C" w:rsidP="003665C0">
      <w:pPr>
        <w:pStyle w:val="ListParagraph"/>
        <w:numPr>
          <w:ilvl w:val="0"/>
          <w:numId w:val="5"/>
        </w:numPr>
      </w:pPr>
      <w:r>
        <w:t>Convolutional Neural Network</w:t>
      </w:r>
    </w:p>
    <w:p w14:paraId="7D855EE9" w14:textId="77777777" w:rsidR="0000370C" w:rsidRDefault="0000370C" w:rsidP="003665C0">
      <w:pPr>
        <w:pStyle w:val="ListParagraph"/>
        <w:numPr>
          <w:ilvl w:val="0"/>
          <w:numId w:val="5"/>
        </w:numPr>
      </w:pPr>
      <w:r>
        <w:t>Cancer</w:t>
      </w:r>
    </w:p>
    <w:p w14:paraId="0096FD4B" w14:textId="77777777" w:rsidR="0000370C" w:rsidRDefault="0000370C" w:rsidP="003665C0">
      <w:pPr>
        <w:pStyle w:val="ListParagraph"/>
        <w:numPr>
          <w:ilvl w:val="0"/>
          <w:numId w:val="5"/>
        </w:numPr>
      </w:pPr>
      <w:r>
        <w:t>Malignant</w:t>
      </w:r>
    </w:p>
    <w:p w14:paraId="3B7FE869" w14:textId="77777777" w:rsidR="0000370C" w:rsidRDefault="0000370C" w:rsidP="003665C0">
      <w:pPr>
        <w:pStyle w:val="ListParagraph"/>
        <w:numPr>
          <w:ilvl w:val="0"/>
          <w:numId w:val="5"/>
        </w:numPr>
      </w:pPr>
      <w:r>
        <w:t>Benign</w:t>
      </w:r>
    </w:p>
    <w:p w14:paraId="3503C688" w14:textId="77777777" w:rsidR="0000370C" w:rsidRDefault="0000370C" w:rsidP="003665C0">
      <w:pPr>
        <w:pStyle w:val="ListParagraph"/>
        <w:numPr>
          <w:ilvl w:val="0"/>
          <w:numId w:val="5"/>
        </w:numPr>
      </w:pPr>
      <w:r>
        <w:t>Detection</w:t>
      </w:r>
    </w:p>
    <w:p w14:paraId="6CE43229" w14:textId="77777777" w:rsidR="0000370C" w:rsidRDefault="0000370C" w:rsidP="003665C0">
      <w:pPr>
        <w:pStyle w:val="ListParagraph"/>
        <w:numPr>
          <w:ilvl w:val="0"/>
          <w:numId w:val="5"/>
        </w:numPr>
      </w:pPr>
      <w:proofErr w:type="spellStart"/>
      <w:r>
        <w:t>Tkinter</w:t>
      </w:r>
      <w:proofErr w:type="spellEnd"/>
    </w:p>
    <w:p w14:paraId="0965382C" w14:textId="77777777" w:rsidR="0000370C" w:rsidRDefault="0000370C" w:rsidP="003665C0">
      <w:pPr>
        <w:pStyle w:val="ListParagraph"/>
        <w:numPr>
          <w:ilvl w:val="0"/>
          <w:numId w:val="5"/>
        </w:numPr>
      </w:pPr>
      <w:r>
        <w:t>Software</w:t>
      </w:r>
    </w:p>
    <w:p w14:paraId="0B28AB68" w14:textId="77777777" w:rsidR="0000370C" w:rsidRDefault="0000370C" w:rsidP="003665C0">
      <w:pPr>
        <w:pStyle w:val="ListParagraph"/>
        <w:numPr>
          <w:ilvl w:val="0"/>
          <w:numId w:val="5"/>
        </w:numPr>
      </w:pPr>
      <w:r>
        <w:t>Analysis</w:t>
      </w:r>
    </w:p>
    <w:p w14:paraId="324469D5" w14:textId="77777777" w:rsidR="0000370C" w:rsidRDefault="0000370C" w:rsidP="003665C0">
      <w:pPr>
        <w:pStyle w:val="ListParagraph"/>
        <w:numPr>
          <w:ilvl w:val="0"/>
          <w:numId w:val="5"/>
        </w:numPr>
      </w:pPr>
      <w:r>
        <w:t>Uploading</w:t>
      </w:r>
    </w:p>
    <w:p w14:paraId="059CDAF0" w14:textId="77777777" w:rsidR="0000370C" w:rsidRDefault="0000370C" w:rsidP="003665C0">
      <w:pPr>
        <w:pStyle w:val="ListParagraph"/>
        <w:numPr>
          <w:ilvl w:val="0"/>
          <w:numId w:val="5"/>
        </w:numPr>
      </w:pPr>
      <w:r>
        <w:t>Training</w:t>
      </w:r>
    </w:p>
    <w:p w14:paraId="6D87D265" w14:textId="77777777" w:rsidR="0000370C" w:rsidRDefault="0000370C" w:rsidP="003665C0">
      <w:pPr>
        <w:pStyle w:val="ListParagraph"/>
        <w:numPr>
          <w:ilvl w:val="0"/>
          <w:numId w:val="5"/>
        </w:numPr>
      </w:pPr>
      <w:r>
        <w:t>Testing</w:t>
      </w:r>
    </w:p>
    <w:p w14:paraId="0E9F6927" w14:textId="77777777" w:rsidR="0000370C" w:rsidRDefault="0000370C" w:rsidP="003665C0">
      <w:pPr>
        <w:pStyle w:val="ListParagraph"/>
        <w:numPr>
          <w:ilvl w:val="0"/>
          <w:numId w:val="5"/>
        </w:numPr>
      </w:pPr>
      <w:r>
        <w:t>Validation</w:t>
      </w:r>
    </w:p>
    <w:p w14:paraId="5F0305F4" w14:textId="48BF47DB" w:rsidR="0000370C" w:rsidRDefault="0000370C" w:rsidP="003665C0">
      <w:pPr>
        <w:pStyle w:val="ListParagraph"/>
        <w:numPr>
          <w:ilvl w:val="0"/>
          <w:numId w:val="5"/>
        </w:numPr>
      </w:pPr>
      <w:r>
        <w:t>Prediction</w:t>
      </w:r>
    </w:p>
    <w:p w14:paraId="75560909" w14:textId="113194B1" w:rsidR="0000370C" w:rsidRDefault="0000370C" w:rsidP="003665C0">
      <w:pPr>
        <w:pStyle w:val="ListParagraph"/>
        <w:numPr>
          <w:ilvl w:val="0"/>
          <w:numId w:val="5"/>
        </w:numPr>
      </w:pPr>
      <w:proofErr w:type="spellStart"/>
      <w:r>
        <w:t>MobileNet</w:t>
      </w:r>
      <w:proofErr w:type="spellEnd"/>
    </w:p>
    <w:p w14:paraId="14F92C9E" w14:textId="77777777" w:rsidR="0000370C" w:rsidRDefault="0000370C" w:rsidP="003665C0">
      <w:pPr>
        <w:pStyle w:val="ListParagraph"/>
        <w:numPr>
          <w:ilvl w:val="0"/>
          <w:numId w:val="5"/>
        </w:numPr>
      </w:pPr>
      <w:r>
        <w:t>Inception</w:t>
      </w:r>
    </w:p>
    <w:p w14:paraId="1491A568" w14:textId="301C3480" w:rsidR="0000370C" w:rsidRDefault="0000370C" w:rsidP="003665C0">
      <w:pPr>
        <w:pStyle w:val="ListParagraph"/>
        <w:numPr>
          <w:ilvl w:val="0"/>
          <w:numId w:val="5"/>
        </w:numPr>
        <w:sectPr w:rsidR="0000370C" w:rsidSect="00257C9F">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roofErr w:type="spellStart"/>
      <w:r>
        <w:t>Xceptio</w:t>
      </w:r>
      <w:r w:rsidR="00420C47">
        <w:t>n</w:t>
      </w:r>
      <w:proofErr w:type="spellEnd"/>
    </w:p>
    <w:p w14:paraId="0639B736" w14:textId="77777777" w:rsidR="0000370C" w:rsidRDefault="0000370C" w:rsidP="0000370C">
      <w:pPr>
        <w:pStyle w:val="Heading1"/>
      </w:pPr>
      <w:bookmarkStart w:id="2" w:name="_Toc68564347"/>
      <w:r>
        <w:t>Introduction</w:t>
      </w:r>
      <w:bookmarkEnd w:id="2"/>
    </w:p>
    <w:p w14:paraId="63C8D9F7" w14:textId="77777777" w:rsidR="00CE0088" w:rsidRDefault="00CE0088">
      <w:pPr>
        <w:pStyle w:val="paragraph"/>
        <w:spacing w:before="0" w:beforeAutospacing="0" w:after="0" w:afterAutospacing="0"/>
        <w:textAlignment w:val="baseline"/>
        <w:divId w:val="227233868"/>
        <w:rPr>
          <w:rStyle w:val="normaltextrun"/>
          <w:rFonts w:ascii="Calibri" w:hAnsi="Calibri" w:cs="Calibri"/>
          <w:sz w:val="22"/>
          <w:szCs w:val="22"/>
        </w:rPr>
      </w:pPr>
    </w:p>
    <w:p w14:paraId="67CFF473" w14:textId="6C32613A" w:rsidR="00CE0088" w:rsidRDefault="00CE0088">
      <w:pPr>
        <w:pStyle w:val="paragraph"/>
        <w:spacing w:before="0" w:beforeAutospacing="0" w:after="0" w:afterAutospacing="0"/>
        <w:textAlignment w:val="baseline"/>
        <w:divId w:val="227233868"/>
        <w:rPr>
          <w:rFonts w:ascii="Calibri" w:hAnsi="Calibri" w:cs="Calibri"/>
          <w:sz w:val="22"/>
          <w:szCs w:val="22"/>
        </w:rPr>
      </w:pPr>
      <w:r>
        <w:rPr>
          <w:rStyle w:val="normaltextrun"/>
          <w:rFonts w:ascii="Calibri" w:hAnsi="Calibri" w:cs="Calibri"/>
          <w:sz w:val="22"/>
          <w:szCs w:val="22"/>
        </w:rPr>
        <w:t>Skin cancer is the most common form of cancer in the United States. The two most common types of skin cancer—basal cell and squamous cell carcinomas—are highly curable, but can be disfiguring and costly to treat. Melanoma, the third most common skin cancer, is more dangerous and causes the most deaths. The majority of cases of these three types of skin cancer are caused by overexposure to ultraviolet (UV) light.</w:t>
      </w:r>
      <w:r>
        <w:rPr>
          <w:rStyle w:val="eop"/>
          <w:rFonts w:ascii="Calibri" w:hAnsi="Calibri" w:cs="Calibri"/>
          <w:sz w:val="22"/>
          <w:szCs w:val="22"/>
        </w:rPr>
        <w:t> </w:t>
      </w:r>
    </w:p>
    <w:p w14:paraId="2FE1D80A" w14:textId="77777777" w:rsidR="00CE0088" w:rsidRDefault="00CE0088">
      <w:pPr>
        <w:pStyle w:val="paragraph"/>
        <w:spacing w:before="0" w:beforeAutospacing="0" w:after="0" w:afterAutospacing="0"/>
        <w:textAlignment w:val="baseline"/>
        <w:divId w:val="227233868"/>
        <w:rPr>
          <w:rFonts w:ascii="Calibri" w:hAnsi="Calibri" w:cs="Calibri"/>
          <w:sz w:val="22"/>
          <w:szCs w:val="22"/>
        </w:rPr>
      </w:pPr>
      <w:r>
        <w:rPr>
          <w:rStyle w:val="eop"/>
          <w:rFonts w:ascii="Calibri" w:hAnsi="Calibri" w:cs="Calibri"/>
          <w:sz w:val="22"/>
          <w:szCs w:val="22"/>
        </w:rPr>
        <w:t> </w:t>
      </w:r>
    </w:p>
    <w:p w14:paraId="0629BF91" w14:textId="77777777" w:rsidR="00CE0088" w:rsidRDefault="00CE0088">
      <w:pPr>
        <w:pStyle w:val="paragraph"/>
        <w:spacing w:before="0" w:beforeAutospacing="0" w:after="0" w:afterAutospacing="0"/>
        <w:textAlignment w:val="baseline"/>
        <w:divId w:val="227233868"/>
        <w:rPr>
          <w:rFonts w:ascii="Calibri" w:hAnsi="Calibri" w:cs="Calibri"/>
          <w:sz w:val="22"/>
          <w:szCs w:val="22"/>
        </w:rPr>
      </w:pPr>
      <w:r>
        <w:rPr>
          <w:rStyle w:val="normaltextrun"/>
          <w:rFonts w:ascii="Calibri" w:hAnsi="Calibri" w:cs="Calibri"/>
          <w:sz w:val="22"/>
          <w:szCs w:val="22"/>
        </w:rPr>
        <w:t>The most common warning sign of skin cancer is a change on the skin, typically a new </w:t>
      </w:r>
      <w:hyperlink r:id="rId12" w:tgtFrame="_blank" w:history="1">
        <w:r>
          <w:rPr>
            <w:rStyle w:val="normaltextrun"/>
            <w:rFonts w:ascii="Calibri" w:hAnsi="Calibri" w:cs="Calibri"/>
            <w:color w:val="0563C1"/>
            <w:sz w:val="22"/>
            <w:szCs w:val="22"/>
            <w:u w:val="single"/>
          </w:rPr>
          <w:t>mole</w:t>
        </w:r>
      </w:hyperlink>
      <w:r>
        <w:rPr>
          <w:rStyle w:val="normaltextrun"/>
          <w:rFonts w:ascii="Calibri" w:hAnsi="Calibri" w:cs="Calibri"/>
          <w:sz w:val="22"/>
          <w:szCs w:val="22"/>
        </w:rPr>
        <w:t>, a new skin lesion or a change in an existing mole.</w:t>
      </w:r>
      <w:r>
        <w:rPr>
          <w:rStyle w:val="eop"/>
          <w:rFonts w:ascii="Calibri" w:hAnsi="Calibri" w:cs="Calibri"/>
          <w:sz w:val="22"/>
          <w:szCs w:val="22"/>
        </w:rPr>
        <w:t> </w:t>
      </w:r>
    </w:p>
    <w:p w14:paraId="0AA6DF8B" w14:textId="46BC5968" w:rsidR="00CE0088" w:rsidRDefault="00CE0088" w:rsidP="00600F70">
      <w:pPr>
        <w:pStyle w:val="ListParagraph"/>
        <w:numPr>
          <w:ilvl w:val="0"/>
          <w:numId w:val="23"/>
        </w:numPr>
        <w:divId w:val="1038050074"/>
      </w:pPr>
      <w:r w:rsidRPr="008868E7">
        <w:rPr>
          <w:rStyle w:val="normaltextrun"/>
          <w:rFonts w:ascii="Calibri" w:hAnsi="Calibri" w:cs="Calibri"/>
          <w:sz w:val="22"/>
          <w:szCs w:val="22"/>
        </w:rPr>
        <w:t>Basal cell carcinoma may appear as a small, smooth, pearly, or waxy bump on the face, or neck, or as a flat, pink/red- or brown-</w:t>
      </w:r>
      <w:r w:rsidR="00420C47" w:rsidRPr="008868E7">
        <w:rPr>
          <w:rStyle w:val="normaltextrun"/>
          <w:rFonts w:ascii="Calibri" w:hAnsi="Calibri" w:cs="Calibri"/>
          <w:sz w:val="22"/>
          <w:szCs w:val="22"/>
        </w:rPr>
        <w:t>coloured</w:t>
      </w:r>
      <w:r w:rsidRPr="008868E7">
        <w:rPr>
          <w:rStyle w:val="normaltextrun"/>
          <w:rFonts w:ascii="Calibri" w:hAnsi="Calibri" w:cs="Calibri"/>
          <w:sz w:val="22"/>
          <w:szCs w:val="22"/>
        </w:rPr>
        <w:t xml:space="preserve"> lesion on the trunk, arms or legs.</w:t>
      </w:r>
      <w:r w:rsidRPr="008868E7">
        <w:rPr>
          <w:rStyle w:val="eop"/>
          <w:rFonts w:ascii="Calibri" w:hAnsi="Calibri" w:cs="Calibri"/>
          <w:sz w:val="22"/>
          <w:szCs w:val="22"/>
        </w:rPr>
        <w:t> </w:t>
      </w:r>
    </w:p>
    <w:p w14:paraId="3EDA7E02" w14:textId="77777777" w:rsidR="00CE0088" w:rsidRDefault="00CE0088" w:rsidP="00600F70">
      <w:pPr>
        <w:pStyle w:val="ListParagraph"/>
        <w:numPr>
          <w:ilvl w:val="0"/>
          <w:numId w:val="23"/>
        </w:numPr>
        <w:divId w:val="1038050074"/>
      </w:pPr>
      <w:r w:rsidRPr="008868E7">
        <w:rPr>
          <w:rStyle w:val="normaltextrun"/>
          <w:rFonts w:ascii="Calibri" w:hAnsi="Calibri" w:cs="Calibri"/>
          <w:sz w:val="22"/>
          <w:szCs w:val="22"/>
        </w:rPr>
        <w:t>Squamous cell carcinoma can appear as a firm, red nodule, or as a rough, scaly, flat lesion that may itch, bleed and become crusty. Both basal cell and squamous cell cancers mainly occur on areas of the skin frequently exposed to the sun, but can occur anywhere.</w:t>
      </w:r>
      <w:r w:rsidRPr="008868E7">
        <w:rPr>
          <w:rStyle w:val="eop"/>
          <w:rFonts w:ascii="Calibri" w:hAnsi="Calibri" w:cs="Calibri"/>
          <w:sz w:val="22"/>
          <w:szCs w:val="22"/>
        </w:rPr>
        <w:t> </w:t>
      </w:r>
    </w:p>
    <w:p w14:paraId="7B2AEEE4" w14:textId="4D2B4A98" w:rsidR="0000370C" w:rsidRDefault="00CE0088" w:rsidP="00600F70">
      <w:pPr>
        <w:pStyle w:val="ListParagraph"/>
        <w:numPr>
          <w:ilvl w:val="0"/>
          <w:numId w:val="23"/>
        </w:numPr>
        <w:divId w:val="1038050074"/>
      </w:pPr>
      <w:r w:rsidRPr="008868E7">
        <w:rPr>
          <w:rStyle w:val="normaltextrun"/>
          <w:rFonts w:ascii="Calibri" w:hAnsi="Calibri" w:cs="Calibri"/>
          <w:sz w:val="22"/>
          <w:szCs w:val="22"/>
        </w:rPr>
        <w:t>Melanoma usually appears as a pigmented patch or bump. It may resemble a normal mole, but usually has a more irregular appearance.</w:t>
      </w:r>
    </w:p>
    <w:p w14:paraId="391B9A4A" w14:textId="19C43238" w:rsidR="0000370C" w:rsidRPr="0000370C" w:rsidRDefault="0000370C" w:rsidP="0000370C">
      <w:pPr>
        <w:pStyle w:val="Heading1"/>
        <w:rPr>
          <w:rFonts w:eastAsia="Times New Roman"/>
          <w:b/>
          <w:bCs/>
        </w:rPr>
      </w:pPr>
      <w:bookmarkStart w:id="3" w:name="_Toc68564348"/>
      <w:r>
        <w:t xml:space="preserve">Dataset - </w:t>
      </w:r>
      <w:r w:rsidRPr="0000370C">
        <w:rPr>
          <w:b/>
          <w:bCs/>
        </w:rPr>
        <w:t>ISIC2017: Skin Lesion Analysis</w:t>
      </w:r>
      <w:bookmarkEnd w:id="3"/>
    </w:p>
    <w:p w14:paraId="72FACD4A" w14:textId="76B669C0" w:rsidR="0000370C" w:rsidRPr="007B6097" w:rsidRDefault="0000370C" w:rsidP="0000370C">
      <w:pPr>
        <w:pStyle w:val="Heading2"/>
      </w:pPr>
      <w:bookmarkStart w:id="4" w:name="_Toc68564349"/>
      <w:r>
        <w:t>Abstract of Dataset</w:t>
      </w:r>
      <w:bookmarkEnd w:id="4"/>
    </w:p>
    <w:p w14:paraId="68CA94BD" w14:textId="77777777" w:rsidR="0000370C" w:rsidRPr="0000370C" w:rsidRDefault="0000370C" w:rsidP="0000370C">
      <w:pPr>
        <w:rPr>
          <w:rFonts w:eastAsia="Times New Roman"/>
          <w:lang w:eastAsia="en-IN"/>
        </w:rPr>
      </w:pPr>
      <w:r w:rsidRPr="0000370C">
        <w:rPr>
          <w:rFonts w:eastAsia="Times New Roman"/>
          <w:lang w:eastAsia="en-IN"/>
        </w:rPr>
        <w:t xml:space="preserve">The goal of the challenge is to help participants develop image analysis tools to enable the automated diagnosis of melanoma from </w:t>
      </w:r>
      <w:proofErr w:type="spellStart"/>
      <w:r w:rsidRPr="0000370C">
        <w:rPr>
          <w:rFonts w:eastAsia="Times New Roman"/>
          <w:lang w:eastAsia="en-IN"/>
        </w:rPr>
        <w:t>dermoscopic</w:t>
      </w:r>
      <w:proofErr w:type="spellEnd"/>
      <w:r w:rsidRPr="0000370C">
        <w:rPr>
          <w:rFonts w:eastAsia="Times New Roman"/>
          <w:lang w:eastAsia="en-IN"/>
        </w:rPr>
        <w:t xml:space="preserve"> images. Image analysis of skin lesions is composed of 3 parts:</w:t>
      </w:r>
    </w:p>
    <w:p w14:paraId="3EB8FA8A" w14:textId="77777777" w:rsidR="0000370C" w:rsidRPr="0000370C" w:rsidRDefault="0000370C" w:rsidP="003665C0">
      <w:pPr>
        <w:pStyle w:val="ListParagraph"/>
        <w:numPr>
          <w:ilvl w:val="0"/>
          <w:numId w:val="6"/>
        </w:numPr>
        <w:rPr>
          <w:rFonts w:eastAsia="Times New Roman"/>
          <w:lang w:eastAsia="en-IN"/>
        </w:rPr>
      </w:pPr>
      <w:r w:rsidRPr="0000370C">
        <w:rPr>
          <w:rFonts w:eastAsia="Times New Roman"/>
          <w:lang w:eastAsia="en-IN"/>
        </w:rPr>
        <w:t>Part 1: Lesion Segmentation</w:t>
      </w:r>
    </w:p>
    <w:p w14:paraId="59705ED7" w14:textId="77777777" w:rsidR="0000370C" w:rsidRPr="0000370C" w:rsidRDefault="0000370C" w:rsidP="003665C0">
      <w:pPr>
        <w:pStyle w:val="ListParagraph"/>
        <w:numPr>
          <w:ilvl w:val="0"/>
          <w:numId w:val="6"/>
        </w:numPr>
        <w:rPr>
          <w:rFonts w:eastAsia="Times New Roman"/>
          <w:lang w:eastAsia="en-IN"/>
        </w:rPr>
      </w:pPr>
      <w:r w:rsidRPr="0000370C">
        <w:rPr>
          <w:rFonts w:eastAsia="Times New Roman"/>
          <w:lang w:eastAsia="en-IN"/>
        </w:rPr>
        <w:t xml:space="preserve">Part 2: Detection and Localization of Visual </w:t>
      </w:r>
      <w:proofErr w:type="spellStart"/>
      <w:r w:rsidRPr="0000370C">
        <w:rPr>
          <w:rFonts w:eastAsia="Times New Roman"/>
          <w:lang w:eastAsia="en-IN"/>
        </w:rPr>
        <w:t>Dermoscopic</w:t>
      </w:r>
      <w:proofErr w:type="spellEnd"/>
      <w:r w:rsidRPr="0000370C">
        <w:rPr>
          <w:rFonts w:eastAsia="Times New Roman"/>
          <w:lang w:eastAsia="en-IN"/>
        </w:rPr>
        <w:t xml:space="preserve"> Features/Patterns</w:t>
      </w:r>
    </w:p>
    <w:p w14:paraId="46F34EB9" w14:textId="77777777" w:rsidR="0000370C" w:rsidRPr="0000370C" w:rsidRDefault="0000370C" w:rsidP="003665C0">
      <w:pPr>
        <w:pStyle w:val="ListParagraph"/>
        <w:numPr>
          <w:ilvl w:val="0"/>
          <w:numId w:val="6"/>
        </w:numPr>
        <w:rPr>
          <w:rFonts w:eastAsia="Times New Roman"/>
          <w:lang w:eastAsia="en-IN"/>
        </w:rPr>
      </w:pPr>
      <w:r w:rsidRPr="0000370C">
        <w:rPr>
          <w:rFonts w:eastAsia="Times New Roman"/>
          <w:lang w:eastAsia="en-IN"/>
        </w:rPr>
        <w:t>Part 3: Disease Classification</w:t>
      </w:r>
    </w:p>
    <w:p w14:paraId="7F1FE944" w14:textId="77777777" w:rsidR="0000370C" w:rsidRPr="0000370C" w:rsidRDefault="0000370C" w:rsidP="0000370C">
      <w:pPr>
        <w:rPr>
          <w:rFonts w:eastAsia="Times New Roman"/>
          <w:lang w:eastAsia="en-IN"/>
        </w:rPr>
      </w:pPr>
      <w:r w:rsidRPr="0000370C">
        <w:rPr>
          <w:rFonts w:eastAsia="Times New Roman"/>
          <w:lang w:eastAsia="en-IN"/>
        </w:rPr>
        <w:t>This challenge provides training data (</w:t>
      </w:r>
      <w:del w:id="5" w:author="Unknown">
        <w:r w:rsidRPr="0000370C">
          <w:rPr>
            <w:rFonts w:eastAsia="Times New Roman"/>
            <w:lang w:eastAsia="en-IN"/>
          </w:rPr>
          <w:delText>2000 images) for participants to engage in all 3 components of lesion image analysis. A separate public validation dataset (</w:delText>
        </w:r>
      </w:del>
      <w:r w:rsidRPr="0000370C">
        <w:rPr>
          <w:rFonts w:eastAsia="Times New Roman"/>
          <w:lang w:eastAsia="en-IN"/>
        </w:rPr>
        <w:t>150 images) and blind held-out test dataset (~600 images) will be provided for participants to generate and submit automated results.</w:t>
      </w:r>
    </w:p>
    <w:p w14:paraId="144F3B34" w14:textId="5BD78ED7" w:rsidR="0000370C" w:rsidRDefault="0000370C" w:rsidP="0000370C">
      <w:pPr>
        <w:pStyle w:val="Heading2"/>
      </w:pPr>
      <w:bookmarkStart w:id="6" w:name="_Toc68564350"/>
      <w:r>
        <w:lastRenderedPageBreak/>
        <w:t>Background</w:t>
      </w:r>
      <w:bookmarkEnd w:id="6"/>
    </w:p>
    <w:p w14:paraId="778FB953" w14:textId="7F31ADFA" w:rsidR="0000370C" w:rsidRDefault="0000370C" w:rsidP="0000370C">
      <w:pPr>
        <w:pStyle w:val="Heading3"/>
      </w:pPr>
      <w:bookmarkStart w:id="7" w:name="_Toc68564351"/>
      <w:r>
        <w:t>Melanoma</w:t>
      </w:r>
      <w:bookmarkEnd w:id="7"/>
    </w:p>
    <w:p w14:paraId="2FEC581E" w14:textId="53B64BBF" w:rsidR="0000370C" w:rsidRDefault="0000370C" w:rsidP="0000370C">
      <w:pPr>
        <w:rPr>
          <w:shd w:val="clear" w:color="auto" w:fill="FFFFFF"/>
        </w:rPr>
      </w:pPr>
      <w:r>
        <w:rPr>
          <w:shd w:val="clear" w:color="auto" w:fill="FFFFFF"/>
        </w:rPr>
        <w:t>Skin cancer is a major public health problem, with over 5 million newly diagnosed cases in the United States each year. Melanoma is the deadliest form of skin cancer, responsible for over 9,000 deaths each year.</w:t>
      </w:r>
    </w:p>
    <w:p w14:paraId="1384C75D" w14:textId="663EBC96" w:rsidR="0000370C" w:rsidRDefault="0000370C" w:rsidP="0000370C">
      <w:pPr>
        <w:pStyle w:val="Heading3"/>
      </w:pPr>
      <w:bookmarkStart w:id="8" w:name="_Toc68564352"/>
      <w:r>
        <w:t>Dermoscopy</w:t>
      </w:r>
      <w:bookmarkEnd w:id="8"/>
    </w:p>
    <w:p w14:paraId="47FD1A8B" w14:textId="2D10C7D9" w:rsidR="0000370C" w:rsidRPr="0000370C" w:rsidRDefault="0000370C" w:rsidP="0000370C">
      <w:pPr>
        <w:rPr>
          <w:rFonts w:eastAsia="Times New Roman"/>
          <w:lang w:eastAsia="en-IN"/>
        </w:rPr>
      </w:pPr>
      <w:r w:rsidRPr="0000370C">
        <w:rPr>
          <w:rFonts w:eastAsia="Times New Roman"/>
          <w:lang w:eastAsia="en-IN"/>
        </w:rPr>
        <w:t xml:space="preserve">As pigmented lesions occurring on the surface of the skin, melanoma is amenable to early detection by expert visual inspection. It is also amenable to automated detection with image analysis. Given the widespread availability of high-resolution cameras, algorithms that can improve our ability to screen and detect troublesome lesions can be of great value. As a result, many </w:t>
      </w:r>
      <w:r w:rsidR="00420C47" w:rsidRPr="0000370C">
        <w:rPr>
          <w:rFonts w:eastAsia="Times New Roman"/>
          <w:lang w:eastAsia="en-IN"/>
        </w:rPr>
        <w:t>centres</w:t>
      </w:r>
      <w:r w:rsidRPr="0000370C">
        <w:rPr>
          <w:rFonts w:eastAsia="Times New Roman"/>
          <w:lang w:eastAsia="en-IN"/>
        </w:rPr>
        <w:t xml:space="preserve"> have begun their own research efforts on automated analysis. However, a centralized, coordinated, and comparative effort across institutions has yet to be implemented.</w:t>
      </w:r>
    </w:p>
    <w:p w14:paraId="53F0238E" w14:textId="77777777" w:rsidR="0000370C" w:rsidRPr="0000370C" w:rsidRDefault="0000370C" w:rsidP="0000370C">
      <w:pPr>
        <w:rPr>
          <w:rFonts w:eastAsia="Times New Roman"/>
          <w:lang w:eastAsia="en-IN"/>
        </w:rPr>
      </w:pPr>
      <w:proofErr w:type="spellStart"/>
      <w:r w:rsidRPr="0000370C">
        <w:rPr>
          <w:rFonts w:eastAsia="Times New Roman"/>
          <w:lang w:eastAsia="en-IN"/>
        </w:rPr>
        <w:t>Dermoscopy</w:t>
      </w:r>
      <w:proofErr w:type="spellEnd"/>
      <w:r w:rsidRPr="0000370C">
        <w:rPr>
          <w:rFonts w:eastAsia="Times New Roman"/>
          <w:lang w:eastAsia="en-IN"/>
        </w:rPr>
        <w:t xml:space="preserve"> is an imaging technique that eliminates the surface reflection of skin. By removing surface reflection, visualization of deeper levels of skin is enhanced. Prior research has shown that when used by expert dermatologists, </w:t>
      </w:r>
      <w:proofErr w:type="spellStart"/>
      <w:r w:rsidRPr="0000370C">
        <w:rPr>
          <w:rFonts w:eastAsia="Times New Roman"/>
          <w:lang w:eastAsia="en-IN"/>
        </w:rPr>
        <w:t>dermoscopy</w:t>
      </w:r>
      <w:proofErr w:type="spellEnd"/>
      <w:r w:rsidRPr="0000370C">
        <w:rPr>
          <w:rFonts w:eastAsia="Times New Roman"/>
          <w:lang w:eastAsia="en-IN"/>
        </w:rPr>
        <w:t xml:space="preserve"> provides improved diagnostic accuracy, in comparison to standard photography. As inexpensive consumer </w:t>
      </w:r>
      <w:proofErr w:type="spellStart"/>
      <w:r w:rsidRPr="0000370C">
        <w:rPr>
          <w:rFonts w:eastAsia="Times New Roman"/>
          <w:lang w:eastAsia="en-IN"/>
        </w:rPr>
        <w:t>dermatoscope</w:t>
      </w:r>
      <w:proofErr w:type="spellEnd"/>
      <w:r w:rsidRPr="0000370C">
        <w:rPr>
          <w:rFonts w:eastAsia="Times New Roman"/>
          <w:lang w:eastAsia="en-IN"/>
        </w:rPr>
        <w:t xml:space="preserve"> attachments for smart phones are beginning to reach the market, the opportunity for automated </w:t>
      </w:r>
      <w:proofErr w:type="spellStart"/>
      <w:r w:rsidRPr="0000370C">
        <w:rPr>
          <w:rFonts w:eastAsia="Times New Roman"/>
          <w:lang w:eastAsia="en-IN"/>
        </w:rPr>
        <w:t>dermoscopic</w:t>
      </w:r>
      <w:proofErr w:type="spellEnd"/>
      <w:r w:rsidRPr="0000370C">
        <w:rPr>
          <w:rFonts w:eastAsia="Times New Roman"/>
          <w:lang w:eastAsia="en-IN"/>
        </w:rPr>
        <w:t xml:space="preserve"> assessment algorithms to positively influence patient care increases.</w:t>
      </w:r>
    </w:p>
    <w:p w14:paraId="1CB8BF22" w14:textId="77777777" w:rsidR="005954ED" w:rsidRDefault="0000370C" w:rsidP="005954ED">
      <w:pPr>
        <w:keepNext/>
        <w:tabs>
          <w:tab w:val="left" w:pos="6379"/>
        </w:tabs>
        <w:jc w:val="center"/>
      </w:pPr>
      <w:r>
        <w:rPr>
          <w:noProof/>
        </w:rPr>
        <w:drawing>
          <wp:inline distT="0" distB="0" distL="0" distR="0" wp14:anchorId="633F6A27" wp14:editId="71AF8B3A">
            <wp:extent cx="4305300" cy="2404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8919" cy="2423178"/>
                    </a:xfrm>
                    <a:prstGeom prst="rect">
                      <a:avLst/>
                    </a:prstGeom>
                    <a:noFill/>
                    <a:ln>
                      <a:noFill/>
                    </a:ln>
                  </pic:spPr>
                </pic:pic>
              </a:graphicData>
            </a:graphic>
          </wp:inline>
        </w:drawing>
      </w:r>
    </w:p>
    <w:p w14:paraId="759BC811" w14:textId="0BCD0480" w:rsidR="0000370C" w:rsidRDefault="005954ED" w:rsidP="005954ED">
      <w:pPr>
        <w:pStyle w:val="Caption"/>
        <w:jc w:val="center"/>
      </w:pPr>
      <w:r>
        <w:t xml:space="preserve">Figure </w:t>
      </w:r>
      <w:r w:rsidR="00C81227">
        <w:fldChar w:fldCharType="begin"/>
      </w:r>
      <w:r w:rsidR="00C81227">
        <w:instrText xml:space="preserve"> SEQ Figure \* ARABIC </w:instrText>
      </w:r>
      <w:r w:rsidR="00C81227">
        <w:fldChar w:fldCharType="separate"/>
      </w:r>
      <w:r w:rsidR="00460585">
        <w:rPr>
          <w:noProof/>
        </w:rPr>
        <w:t>1</w:t>
      </w:r>
      <w:r w:rsidR="00C81227">
        <w:rPr>
          <w:noProof/>
        </w:rPr>
        <w:fldChar w:fldCharType="end"/>
      </w:r>
      <w:r>
        <w:t>: Sample Dataset Images</w:t>
      </w:r>
    </w:p>
    <w:p w14:paraId="50F2005F" w14:textId="77777777" w:rsidR="005954ED" w:rsidRDefault="005954ED" w:rsidP="005954ED">
      <w:pPr>
        <w:pStyle w:val="Heading1"/>
      </w:pPr>
      <w:bookmarkStart w:id="9" w:name="_Toc68564353"/>
      <w:r>
        <w:t>About the Diseases</w:t>
      </w:r>
      <w:bookmarkEnd w:id="9"/>
    </w:p>
    <w:p w14:paraId="6F052243" w14:textId="77777777" w:rsidR="005954ED" w:rsidRDefault="005954ED" w:rsidP="005954ED">
      <w:r>
        <w:t>Skin cancer is the most prevalent type of cancer. Melanoma, specifically, is responsible for 75% of skin cancer deaths, despite being the least common skin cancer. The American Cancer Society estimates over 100,000 new melanoma cases will be diagnosed in 2020. It's also expected that almost 7,000 people will die from the disease. As with other cancers, early and accurate detection—potentially aided by data science—can make treatment more effective.</w:t>
      </w:r>
    </w:p>
    <w:p w14:paraId="330057CE" w14:textId="77777777" w:rsidR="005954ED" w:rsidRDefault="005954ED" w:rsidP="005954ED">
      <w:r>
        <w:t>Currently, dermatologists evaluate every one of a patient's moles to identify outlier lesions or “ugly ducklings” that are most likely to be melanoma. Existing AI approaches have not adequately considered this clinical frame of reference. Dermatologists could enhance their diagnostic accuracy if detection algorithms take into account “contextual” images within the same patient to determine which images represent a melanoma. If successful, classifiers would be more accurate and could better support dermatological clinic work.</w:t>
      </w:r>
    </w:p>
    <w:p w14:paraId="2F35503B" w14:textId="77777777" w:rsidR="005954ED" w:rsidRDefault="005954ED" w:rsidP="005954ED">
      <w:r>
        <w:lastRenderedPageBreak/>
        <w:t>As the leading healthcare organization for informatics in medical imaging, the </w:t>
      </w:r>
      <w:hyperlink r:id="rId14" w:history="1">
        <w:r w:rsidRPr="000D0961">
          <w:t>Society for Imaging Informatics in Medicine (SIIM)</w:t>
        </w:r>
      </w:hyperlink>
      <w:r w:rsidRPr="000D0961">
        <w:t>'</w:t>
      </w:r>
      <w:r>
        <w:t>s mission is to advance medical imaging informatics through education, research, and innovation in a multi-disciplinary community. SIIM is joined by the </w:t>
      </w:r>
      <w:hyperlink r:id="rId15" w:history="1">
        <w:r w:rsidRPr="000D0961">
          <w:t>International Skin Imaging Collaboration (ISIC)</w:t>
        </w:r>
      </w:hyperlink>
      <w:r w:rsidRPr="000D0961">
        <w:t>,</w:t>
      </w:r>
      <w:r>
        <w:t xml:space="preserve"> an international effort to improve melanoma diagnosis. The ISIC Archive contains the largest publicly available collection of quality-controlled </w:t>
      </w:r>
      <w:proofErr w:type="spellStart"/>
      <w:r>
        <w:t>dermoscopic</w:t>
      </w:r>
      <w:proofErr w:type="spellEnd"/>
      <w:r>
        <w:t xml:space="preserve"> images of skin lesions.</w:t>
      </w:r>
    </w:p>
    <w:p w14:paraId="2B53AB78" w14:textId="77777777" w:rsidR="005954ED" w:rsidRDefault="005954ED" w:rsidP="005954ED">
      <w:r>
        <w:t>In this competition, you’ll identify melanoma in images of skin lesions. In particular, you’ll use images within the same patient and determine which are likely to represent a melanoma. Using patient-level contextual information may help the development of image analysis tools, which could better support clinical dermatologists.</w:t>
      </w:r>
    </w:p>
    <w:p w14:paraId="43E5F1BC" w14:textId="19EA291A" w:rsidR="005954ED" w:rsidRDefault="005954ED" w:rsidP="005954ED">
      <w:r>
        <w:t>Melanoma is a deadly disease, but if caught early, most melanomas can be cured with minor surgery. Image analysis tools that automate the diagnosis of melanoma will improve dermatologists' diagnostic accuracy. Better detection of melanoma has the opportunity to positively impact millions of people.</w:t>
      </w:r>
    </w:p>
    <w:p w14:paraId="47379AB2" w14:textId="609F5F12" w:rsidR="008868E7" w:rsidRDefault="008868E7" w:rsidP="005954ED"/>
    <w:p w14:paraId="5D0F1E10" w14:textId="2ADCB83D" w:rsidR="008868E7" w:rsidRDefault="008868E7" w:rsidP="005954ED"/>
    <w:p w14:paraId="7094C836" w14:textId="53718408" w:rsidR="008868E7" w:rsidRDefault="008868E7" w:rsidP="005954ED"/>
    <w:p w14:paraId="44E30C95" w14:textId="21B7F75F" w:rsidR="008868E7" w:rsidRDefault="008868E7" w:rsidP="005954ED"/>
    <w:p w14:paraId="2999AFEF" w14:textId="77777777" w:rsidR="008868E7" w:rsidRDefault="008868E7" w:rsidP="005954ED"/>
    <w:p w14:paraId="67779CA6" w14:textId="77777777" w:rsidR="005954ED" w:rsidRDefault="005954ED" w:rsidP="005954ED">
      <w:pPr>
        <w:pStyle w:val="Heading1"/>
      </w:pPr>
      <w:bookmarkStart w:id="10" w:name="_Toc68564354"/>
      <w:r>
        <w:t>Motivation</w:t>
      </w:r>
      <w:bookmarkEnd w:id="10"/>
    </w:p>
    <w:p w14:paraId="72C186F6" w14:textId="77777777" w:rsidR="005954ED" w:rsidRPr="00554ED2" w:rsidRDefault="005954ED" w:rsidP="003665C0">
      <w:pPr>
        <w:pStyle w:val="ListParagraph"/>
        <w:numPr>
          <w:ilvl w:val="0"/>
          <w:numId w:val="1"/>
        </w:numPr>
      </w:pPr>
      <w:r w:rsidRPr="00554ED2">
        <w:t xml:space="preserve">Disease detection plays a very important role in the process of diagnosis. Therefore, the motivation lies in accurate classification and detection of the diseases based on medical images. </w:t>
      </w:r>
    </w:p>
    <w:p w14:paraId="05637279" w14:textId="77777777" w:rsidR="005954ED" w:rsidRPr="00554ED2" w:rsidRDefault="005954ED" w:rsidP="003665C0">
      <w:pPr>
        <w:pStyle w:val="ListParagraph"/>
        <w:numPr>
          <w:ilvl w:val="0"/>
          <w:numId w:val="1"/>
        </w:numPr>
      </w:pPr>
      <w:r w:rsidRPr="00554ED2">
        <w:t xml:space="preserve">The main aim is to minimize the chances of error that might happen due to the doctor's misjudgement. </w:t>
      </w:r>
    </w:p>
    <w:p w14:paraId="532B3D09" w14:textId="77777777" w:rsidR="005954ED" w:rsidRPr="00554ED2" w:rsidRDefault="005954ED" w:rsidP="003665C0">
      <w:pPr>
        <w:pStyle w:val="ListParagraph"/>
        <w:numPr>
          <w:ilvl w:val="0"/>
          <w:numId w:val="1"/>
        </w:numPr>
      </w:pPr>
      <w:r w:rsidRPr="00554ED2">
        <w:t xml:space="preserve">Developing a system that will not only help in detecting the diseases efficiently but will also save the time and effort of the medical practitioners. </w:t>
      </w:r>
    </w:p>
    <w:p w14:paraId="57144543" w14:textId="10D98A1B" w:rsidR="005954ED" w:rsidRDefault="005954ED" w:rsidP="003665C0">
      <w:pPr>
        <w:pStyle w:val="ListParagraph"/>
        <w:numPr>
          <w:ilvl w:val="0"/>
          <w:numId w:val="1"/>
        </w:numPr>
      </w:pPr>
      <w:r w:rsidRPr="00554ED2">
        <w:t>This will also save the patients from running to the doctor to get their medical reports verified.</w:t>
      </w:r>
    </w:p>
    <w:p w14:paraId="0493DBF8" w14:textId="597B0D68" w:rsidR="008868E7" w:rsidRDefault="008868E7" w:rsidP="008868E7"/>
    <w:p w14:paraId="60BE39DA" w14:textId="2F3D4D6B" w:rsidR="008868E7" w:rsidRDefault="008868E7" w:rsidP="008868E7"/>
    <w:p w14:paraId="356FE490" w14:textId="77777777" w:rsidR="008868E7" w:rsidRDefault="008868E7" w:rsidP="008868E7"/>
    <w:p w14:paraId="2C018257" w14:textId="702A9508" w:rsidR="005954ED" w:rsidRDefault="005954ED" w:rsidP="005954ED">
      <w:pPr>
        <w:pStyle w:val="Heading1"/>
      </w:pPr>
      <w:bookmarkStart w:id="11" w:name="_Toc68564355"/>
      <w:r>
        <w:t>General Architecture</w:t>
      </w:r>
      <w:bookmarkEnd w:id="11"/>
    </w:p>
    <w:p w14:paraId="551F8B7C" w14:textId="1CE47F35" w:rsidR="005954ED" w:rsidRDefault="00C81227" w:rsidP="005954ED">
      <w:pPr>
        <w:keepNext/>
      </w:pPr>
      <w:sdt>
        <w:sdtPr>
          <w:id w:val="-2042199758"/>
          <w:citation/>
        </w:sdtPr>
        <w:sdtContent>
          <w:r w:rsidR="005954ED">
            <w:fldChar w:fldCharType="begin"/>
          </w:r>
          <w:r w:rsidR="005954ED">
            <w:rPr>
              <w:noProof/>
            </w:rPr>
            <w:instrText xml:space="preserve"> CITATION Ana19 \l 16393 </w:instrText>
          </w:r>
          <w:r w:rsidR="005954ED">
            <w:fldChar w:fldCharType="separate"/>
          </w:r>
          <w:r w:rsidR="005954ED">
            <w:rPr>
              <w:noProof/>
            </w:rPr>
            <w:t>(Analytics Vidya, 2019)</w:t>
          </w:r>
          <w:r w:rsidR="005954ED">
            <w:fldChar w:fldCharType="end"/>
          </w:r>
        </w:sdtContent>
      </w:sdt>
      <w:r w:rsidR="005954ED">
        <w:rPr>
          <w:noProof/>
        </w:rPr>
        <w:drawing>
          <wp:inline distT="0" distB="0" distL="0" distR="0" wp14:anchorId="6A696E17" wp14:editId="1BADFA52">
            <wp:extent cx="6645910" cy="41287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645910" cy="4128770"/>
                    </a:xfrm>
                    <a:prstGeom prst="rect">
                      <a:avLst/>
                    </a:prstGeom>
                  </pic:spPr>
                </pic:pic>
              </a:graphicData>
            </a:graphic>
          </wp:inline>
        </w:drawing>
      </w:r>
    </w:p>
    <w:p w14:paraId="0A9A894C" w14:textId="0876DB8D" w:rsidR="003F77FE" w:rsidRDefault="006544CD" w:rsidP="00A5204D">
      <w:pPr>
        <w:pStyle w:val="Caption"/>
        <w:jc w:val="center"/>
      </w:pPr>
      <w:r>
        <w:t xml:space="preserve">Figure </w:t>
      </w:r>
      <w:r w:rsidR="00C81227">
        <w:fldChar w:fldCharType="begin"/>
      </w:r>
      <w:r w:rsidR="00C81227">
        <w:instrText xml:space="preserve"> SEQ Figure \* ARABIC </w:instrText>
      </w:r>
      <w:r w:rsidR="00C81227">
        <w:fldChar w:fldCharType="separate"/>
      </w:r>
      <w:r w:rsidR="00460585">
        <w:rPr>
          <w:noProof/>
        </w:rPr>
        <w:t>2</w:t>
      </w:r>
      <w:r w:rsidR="00C81227">
        <w:rPr>
          <w:noProof/>
        </w:rPr>
        <w:fldChar w:fldCharType="end"/>
      </w:r>
      <w:r>
        <w:t>: General Architecture</w:t>
      </w:r>
    </w:p>
    <w:p w14:paraId="3B6C14FB" w14:textId="77777777" w:rsidR="00A5204D" w:rsidRDefault="00A5204D" w:rsidP="00A5204D">
      <w:pPr>
        <w:pStyle w:val="Heading2"/>
      </w:pPr>
      <w:bookmarkStart w:id="12" w:name="_Toc68564356"/>
      <w:r>
        <w:t>Summary on the General Arhitecture Processes</w:t>
      </w:r>
      <w:bookmarkEnd w:id="12"/>
    </w:p>
    <w:p w14:paraId="3C6DA824" w14:textId="77777777" w:rsidR="00A5204D" w:rsidRDefault="00A5204D" w:rsidP="00A5204D">
      <w:pPr>
        <w:pStyle w:val="Heading3"/>
      </w:pPr>
      <w:bookmarkStart w:id="13" w:name="_Toc68564357"/>
      <w:r>
        <w:t>Data Selection</w:t>
      </w:r>
      <w:bookmarkEnd w:id="13"/>
    </w:p>
    <w:p w14:paraId="55D84771" w14:textId="77777777" w:rsidR="00A5204D" w:rsidRPr="00F71DCB" w:rsidRDefault="00A5204D" w:rsidP="00A5204D">
      <w:r>
        <w:t xml:space="preserve">The data selection is done on the basis of the amount of data and the type of data which is available. The data could be in the form of images, scanned reports, </w:t>
      </w:r>
      <w:proofErr w:type="spellStart"/>
      <w:r>
        <w:t>tf</w:t>
      </w:r>
      <w:proofErr w:type="spellEnd"/>
      <w:r>
        <w:t xml:space="preserve"> records, </w:t>
      </w:r>
      <w:proofErr w:type="spellStart"/>
      <w:r>
        <w:t>dcm</w:t>
      </w:r>
      <w:proofErr w:type="spellEnd"/>
      <w:r>
        <w:t xml:space="preserve"> files, etc. Based on the algorithm selected and the kind of data available, the model will be built. The data obtained can be collected via survey or from public databases.</w:t>
      </w:r>
    </w:p>
    <w:p w14:paraId="65399623" w14:textId="77777777" w:rsidR="00A5204D" w:rsidRDefault="00A5204D" w:rsidP="00A5204D">
      <w:pPr>
        <w:pStyle w:val="Heading3"/>
      </w:pPr>
      <w:bookmarkStart w:id="14" w:name="_Toc68564358"/>
      <w:r>
        <w:t>Exploratory Data Analysis</w:t>
      </w:r>
      <w:bookmarkEnd w:id="14"/>
    </w:p>
    <w:p w14:paraId="6D419F9E" w14:textId="77777777" w:rsidR="00A5204D" w:rsidRDefault="00A5204D" w:rsidP="00A5204D">
      <w:pPr>
        <w:pStyle w:val="Heading4"/>
      </w:pPr>
      <w:bookmarkStart w:id="15" w:name="_Toc68564359"/>
      <w:r>
        <w:t>Checking the Types of Data</w:t>
      </w:r>
      <w:bookmarkEnd w:id="15"/>
    </w:p>
    <w:p w14:paraId="0995679D" w14:textId="77777777" w:rsidR="00A5204D" w:rsidRDefault="00A5204D" w:rsidP="00A5204D">
      <w:r>
        <w:t>To find what all columns it contains, of what types and if they contain any value in it or not, with the help of functions.</w:t>
      </w:r>
    </w:p>
    <w:p w14:paraId="43B4A536" w14:textId="77777777" w:rsidR="00A5204D" w:rsidRDefault="00A5204D" w:rsidP="00A5204D">
      <w:pPr>
        <w:pStyle w:val="Heading4"/>
      </w:pPr>
      <w:bookmarkStart w:id="16" w:name="_Toc68564360"/>
      <w:r>
        <w:t>Finding the Outliers</w:t>
      </w:r>
      <w:bookmarkEnd w:id="16"/>
    </w:p>
    <w:p w14:paraId="0432E4C8" w14:textId="77777777" w:rsidR="00A5204D" w:rsidRDefault="00A5204D" w:rsidP="00A5204D">
      <w:r>
        <w:t>An outlier is a piece of data that is an abnormal distance from the other points. In other words, it’s data that lies outside the other values in the set. These points can be found by plotting the entire data.</w:t>
      </w:r>
    </w:p>
    <w:p w14:paraId="2F7F902B" w14:textId="77777777" w:rsidR="00A5204D" w:rsidRDefault="00A5204D" w:rsidP="00A5204D">
      <w:pPr>
        <w:pStyle w:val="Heading4"/>
      </w:pPr>
      <w:bookmarkStart w:id="17" w:name="_Toc68564361"/>
      <w:r>
        <w:t>Data Visualization</w:t>
      </w:r>
      <w:bookmarkEnd w:id="17"/>
    </w:p>
    <w:p w14:paraId="4BCA8E59" w14:textId="77777777" w:rsidR="00A5204D" w:rsidRDefault="00A5204D" w:rsidP="00A5204D">
      <w:r>
        <w:t>Using this data, we can:</w:t>
      </w:r>
    </w:p>
    <w:p w14:paraId="34C3C62C" w14:textId="77777777" w:rsidR="00A5204D" w:rsidRDefault="00A5204D" w:rsidP="00A5204D">
      <w:pPr>
        <w:pStyle w:val="ListParagraph"/>
        <w:numPr>
          <w:ilvl w:val="0"/>
          <w:numId w:val="7"/>
        </w:numPr>
      </w:pPr>
      <w:r>
        <w:t>Analyse individual columns</w:t>
      </w:r>
    </w:p>
    <w:p w14:paraId="559657A8" w14:textId="77777777" w:rsidR="00A5204D" w:rsidRDefault="00A5204D" w:rsidP="00A5204D">
      <w:pPr>
        <w:pStyle w:val="ListParagraph"/>
        <w:numPr>
          <w:ilvl w:val="0"/>
          <w:numId w:val="7"/>
        </w:numPr>
      </w:pPr>
      <w:r>
        <w:lastRenderedPageBreak/>
        <w:t>Check for missing values</w:t>
      </w:r>
    </w:p>
    <w:p w14:paraId="03ADA16D" w14:textId="77777777" w:rsidR="00A5204D" w:rsidRDefault="00A5204D" w:rsidP="00A5204D">
      <w:pPr>
        <w:pStyle w:val="ListParagraph"/>
        <w:numPr>
          <w:ilvl w:val="0"/>
          <w:numId w:val="7"/>
        </w:numPr>
      </w:pPr>
      <w:r>
        <w:t>Perform variable analysis</w:t>
      </w:r>
    </w:p>
    <w:p w14:paraId="37167A76" w14:textId="77777777" w:rsidR="00A5204D" w:rsidRDefault="00A5204D" w:rsidP="00A5204D">
      <w:pPr>
        <w:pStyle w:val="ListParagraph"/>
        <w:numPr>
          <w:ilvl w:val="0"/>
          <w:numId w:val="7"/>
        </w:numPr>
      </w:pPr>
      <w:r>
        <w:t>Check condition column</w:t>
      </w:r>
    </w:p>
    <w:p w14:paraId="7464CC9E" w14:textId="77777777" w:rsidR="00A5204D" w:rsidRDefault="00A5204D" w:rsidP="00A5204D">
      <w:pPr>
        <w:pStyle w:val="ListParagraph"/>
        <w:numPr>
          <w:ilvl w:val="0"/>
          <w:numId w:val="7"/>
        </w:numPr>
      </w:pPr>
      <w:r>
        <w:t>Check quality column</w:t>
      </w:r>
    </w:p>
    <w:p w14:paraId="5A0ABBBD" w14:textId="77777777" w:rsidR="00A5204D" w:rsidRPr="00430642" w:rsidRDefault="00A5204D" w:rsidP="00A5204D">
      <w:pPr>
        <w:pStyle w:val="ListParagraph"/>
        <w:numPr>
          <w:ilvl w:val="0"/>
          <w:numId w:val="7"/>
        </w:numPr>
      </w:pPr>
      <w:r>
        <w:t>Plot between different variables and targets</w:t>
      </w:r>
    </w:p>
    <w:p w14:paraId="68D122B1" w14:textId="77777777" w:rsidR="00A5204D" w:rsidRDefault="00A5204D" w:rsidP="00A5204D">
      <w:pPr>
        <w:pStyle w:val="Heading3"/>
      </w:pPr>
      <w:bookmarkStart w:id="18" w:name="_Toc68564362"/>
      <w:r>
        <w:t>Data Pre-Processing</w:t>
      </w:r>
      <w:bookmarkEnd w:id="18"/>
    </w:p>
    <w:p w14:paraId="3A2CC2C2" w14:textId="77777777" w:rsidR="00A5204D" w:rsidRDefault="00A5204D" w:rsidP="00A5204D">
      <w:pPr>
        <w:pStyle w:val="Heading4"/>
      </w:pPr>
      <w:bookmarkStart w:id="19" w:name="_Toc68564363"/>
      <w:r>
        <w:t>Splitting the Data</w:t>
      </w:r>
      <w:bookmarkEnd w:id="19"/>
    </w:p>
    <w:p w14:paraId="623859E0" w14:textId="77777777" w:rsidR="00A5204D" w:rsidRDefault="00A5204D" w:rsidP="00A5204D">
      <w:r>
        <w:t>It is very important because your model needs to be evaluated before it has been deployed. And that evaluation needs to be done on unseen data because when it is deployed, all incoming data is unseen. The main idea behind the train test split is to convert the original data into training and testing data. For most of the articles which have been analysed, the data has been split into training and testing data in the range of ration of 75% to 25% (this is an approximate range provided considering all the research papers analysed), respectively.</w:t>
      </w:r>
    </w:p>
    <w:p w14:paraId="26DCD891" w14:textId="77777777" w:rsidR="00A5204D" w:rsidRDefault="00A5204D" w:rsidP="00A5204D">
      <w:pPr>
        <w:pStyle w:val="Heading4"/>
      </w:pPr>
      <w:bookmarkStart w:id="20" w:name="_Toc68564364"/>
      <w:r>
        <w:t>Checking for Missing Values</w:t>
      </w:r>
      <w:bookmarkEnd w:id="20"/>
    </w:p>
    <w:p w14:paraId="016D05A0" w14:textId="77777777" w:rsidR="00A5204D" w:rsidRDefault="00A5204D" w:rsidP="00A5204D">
      <w:r>
        <w:t xml:space="preserve">If your data set is full of </w:t>
      </w:r>
      <w:proofErr w:type="spellStart"/>
      <w:r>
        <w:t>NaNs</w:t>
      </w:r>
      <w:proofErr w:type="spellEnd"/>
      <w:r>
        <w:t xml:space="preserve"> and garbage values, then surely your model will perform on garbage too. So, taking care of such values is important and it mostly done using the Simple Imputer method.</w:t>
      </w:r>
    </w:p>
    <w:p w14:paraId="4E7D8186" w14:textId="77777777" w:rsidR="00A5204D" w:rsidRDefault="00A5204D" w:rsidP="00A5204D">
      <w:pPr>
        <w:pStyle w:val="Heading4"/>
      </w:pPr>
      <w:bookmarkStart w:id="21" w:name="_Toc68564365"/>
      <w:r>
        <w:t>Checking Categorical Features</w:t>
      </w:r>
      <w:bookmarkEnd w:id="21"/>
    </w:p>
    <w:p w14:paraId="3FDEC693" w14:textId="77777777" w:rsidR="00A5204D" w:rsidRDefault="00A5204D" w:rsidP="00A5204D">
      <w:r>
        <w:t>The most common methods used for this are:</w:t>
      </w:r>
    </w:p>
    <w:p w14:paraId="6074D2FC" w14:textId="77777777" w:rsidR="00A5204D" w:rsidRDefault="00A5204D" w:rsidP="00A5204D">
      <w:pPr>
        <w:pStyle w:val="ListParagraph"/>
        <w:numPr>
          <w:ilvl w:val="0"/>
          <w:numId w:val="8"/>
        </w:numPr>
      </w:pPr>
      <w:r>
        <w:t>Label Encoding</w:t>
      </w:r>
    </w:p>
    <w:p w14:paraId="7CCF08BA" w14:textId="77777777" w:rsidR="00A5204D" w:rsidRDefault="00A5204D" w:rsidP="00A5204D">
      <w:pPr>
        <w:pStyle w:val="ListParagraph"/>
        <w:numPr>
          <w:ilvl w:val="0"/>
          <w:numId w:val="8"/>
        </w:numPr>
      </w:pPr>
      <w:r>
        <w:t>One-hot Encoding</w:t>
      </w:r>
    </w:p>
    <w:p w14:paraId="2D8EB917" w14:textId="77777777" w:rsidR="00A5204D" w:rsidRDefault="00A5204D" w:rsidP="00A5204D">
      <w:pPr>
        <w:pStyle w:val="Heading4"/>
      </w:pPr>
      <w:bookmarkStart w:id="22" w:name="_Toc68564366"/>
      <w:r>
        <w:t>Normalizing Dataset</w:t>
      </w:r>
      <w:bookmarkEnd w:id="22"/>
    </w:p>
    <w:p w14:paraId="575F6206" w14:textId="77777777" w:rsidR="00A5204D" w:rsidRDefault="00A5204D" w:rsidP="00A5204D">
      <w:r>
        <w:t>The models mostly use the following methods of normalization for the data:</w:t>
      </w:r>
    </w:p>
    <w:p w14:paraId="014062A4" w14:textId="77777777" w:rsidR="00A5204D" w:rsidRDefault="00A5204D" w:rsidP="00A5204D">
      <w:pPr>
        <w:pStyle w:val="ListParagraph"/>
        <w:numPr>
          <w:ilvl w:val="0"/>
          <w:numId w:val="9"/>
        </w:numPr>
      </w:pPr>
      <w:r>
        <w:t>Standard Scaler</w:t>
      </w:r>
    </w:p>
    <w:p w14:paraId="1E14D49E" w14:textId="77777777" w:rsidR="00A5204D" w:rsidRDefault="00A5204D" w:rsidP="00A5204D">
      <w:pPr>
        <w:pStyle w:val="ListParagraph"/>
        <w:numPr>
          <w:ilvl w:val="0"/>
          <w:numId w:val="9"/>
        </w:numPr>
      </w:pPr>
      <w:r>
        <w:t>Variance before Standard Scaler</w:t>
      </w:r>
    </w:p>
    <w:p w14:paraId="202D7D3B" w14:textId="77777777" w:rsidR="00A5204D" w:rsidRPr="00CC7B0A" w:rsidRDefault="00A5204D" w:rsidP="00A5204D">
      <w:pPr>
        <w:pStyle w:val="ListParagraph"/>
        <w:numPr>
          <w:ilvl w:val="0"/>
          <w:numId w:val="9"/>
        </w:numPr>
      </w:pPr>
      <w:r>
        <w:t>Variance after Standard Scaler</w:t>
      </w:r>
    </w:p>
    <w:p w14:paraId="0C29F885" w14:textId="77777777" w:rsidR="00A5204D" w:rsidRDefault="00A5204D" w:rsidP="00A5204D">
      <w:pPr>
        <w:pStyle w:val="Heading3"/>
      </w:pPr>
      <w:bookmarkStart w:id="23" w:name="_Toc68564367"/>
      <w:r>
        <w:t>Feature Transformation</w:t>
      </w:r>
      <w:bookmarkEnd w:id="23"/>
    </w:p>
    <w:p w14:paraId="412FCB5D" w14:textId="77777777" w:rsidR="00A5204D" w:rsidRDefault="00A5204D" w:rsidP="00A5204D">
      <w:r w:rsidRPr="00B81243">
        <w:t>Feature pre-processing is one of the most crucial steps in building a Machine learning model. Too few features and your model won’t have much to learn from. Too many features and we might be feeding unnecessary information to the model. Not only this, but the values in each of the features need to be considered as well.</w:t>
      </w:r>
    </w:p>
    <w:p w14:paraId="61998417" w14:textId="77777777" w:rsidR="00A5204D" w:rsidRDefault="00A5204D" w:rsidP="00A5204D">
      <w:pPr>
        <w:pStyle w:val="Heading4"/>
        <w:rPr>
          <w:rFonts w:eastAsia="Times New Roman"/>
        </w:rPr>
      </w:pPr>
      <w:bookmarkStart w:id="24" w:name="_Toc68564368"/>
      <w:r>
        <w:t>Why do we need Feature Transformation and Scaling?</w:t>
      </w:r>
      <w:bookmarkEnd w:id="24"/>
    </w:p>
    <w:p w14:paraId="596D4BA8" w14:textId="77777777" w:rsidR="00A5204D" w:rsidRPr="00B81243" w:rsidRDefault="00A5204D" w:rsidP="00A5204D">
      <w:r w:rsidRPr="00B81243">
        <w:t>Oftentimes, we have datasets in which different columns have different units – like one column can be in kilograms, while another column can be in centimetres. Furthermore, we can have columns like income which can range from 20,000 to 100,000, and even more; while an age column which can range from 0 to 100(at the most). Thus, Income is about 1,000 times larger than age.</w:t>
      </w:r>
    </w:p>
    <w:p w14:paraId="50FC5C0C" w14:textId="77777777" w:rsidR="00A5204D" w:rsidRPr="00B81243" w:rsidRDefault="00A5204D" w:rsidP="00A5204D">
      <w:r w:rsidRPr="00B81243">
        <w:t>But how can we be sure that the model treats both these variables equally? When we feed these features to the model as is, there is every chance that the income will influence the result more due to its larger value. But this doesn’t necessarily mean it is more important as a predictor. So, to give importance to both Age, and Income, we need feature scaling.</w:t>
      </w:r>
    </w:p>
    <w:p w14:paraId="7C642766" w14:textId="77777777" w:rsidR="00A5204D" w:rsidRDefault="00A5204D" w:rsidP="00A5204D">
      <w:pPr>
        <w:pStyle w:val="Heading4"/>
      </w:pPr>
      <w:bookmarkStart w:id="25" w:name="_Toc68564369"/>
      <w:r>
        <w:lastRenderedPageBreak/>
        <w:t>Feature Transformations used in the Models</w:t>
      </w:r>
      <w:bookmarkEnd w:id="25"/>
    </w:p>
    <w:p w14:paraId="29487B9A" w14:textId="2068414C" w:rsidR="00A5204D" w:rsidRDefault="00A5204D" w:rsidP="00A5204D">
      <w:pPr>
        <w:pStyle w:val="Heading5"/>
      </w:pPr>
      <w:bookmarkStart w:id="26" w:name="_Toc68564370"/>
      <w:r>
        <w:t>MaxAbs Scalar</w:t>
      </w:r>
      <w:bookmarkEnd w:id="26"/>
    </w:p>
    <w:p w14:paraId="5CBA8D0C" w14:textId="77777777" w:rsidR="00A5204D" w:rsidRPr="00B81243" w:rsidRDefault="00A5204D" w:rsidP="00A5204D">
      <w:pPr>
        <w:rPr>
          <w:rFonts w:eastAsia="Times New Roman"/>
          <w:lang w:eastAsia="en-IN"/>
        </w:rPr>
      </w:pPr>
      <w:r w:rsidRPr="00B81243">
        <w:rPr>
          <w:rFonts w:eastAsia="Times New Roman"/>
          <w:lang w:eastAsia="en-IN"/>
        </w:rPr>
        <w:t xml:space="preserve">In simplest terms, the </w:t>
      </w:r>
      <w:proofErr w:type="spellStart"/>
      <w:r w:rsidRPr="00B81243">
        <w:rPr>
          <w:rFonts w:eastAsia="Times New Roman"/>
          <w:lang w:eastAsia="en-IN"/>
        </w:rPr>
        <w:t>MaxAbs</w:t>
      </w:r>
      <w:proofErr w:type="spellEnd"/>
      <w:r w:rsidRPr="00B81243">
        <w:rPr>
          <w:rFonts w:eastAsia="Times New Roman"/>
          <w:lang w:eastAsia="en-IN"/>
        </w:rPr>
        <w:t xml:space="preserve"> scaler takes the absolute maximum value of each column and divides each value in the column by the maximum value.</w:t>
      </w:r>
    </w:p>
    <w:p w14:paraId="7BC1F7D9" w14:textId="77777777" w:rsidR="00A5204D" w:rsidRPr="00B81243" w:rsidRDefault="00A5204D" w:rsidP="00A5204D">
      <w:pPr>
        <w:rPr>
          <w:rFonts w:eastAsia="Times New Roman"/>
          <w:lang w:eastAsia="en-IN"/>
        </w:rPr>
      </w:pPr>
      <w:r w:rsidRPr="00B81243">
        <w:rPr>
          <w:rFonts w:eastAsia="Times New Roman"/>
          <w:lang w:eastAsia="en-IN"/>
        </w:rPr>
        <w:t>Thus, it first takes the absolute value of each value in the column and then takes the maximum value out of those. This operation scales the data between the range [-1, 1].</w:t>
      </w:r>
    </w:p>
    <w:p w14:paraId="5B4E2EA6" w14:textId="77777777" w:rsidR="00A5204D" w:rsidRDefault="00A5204D" w:rsidP="00A5204D">
      <w:pPr>
        <w:pStyle w:val="Heading5"/>
      </w:pPr>
      <w:bookmarkStart w:id="27" w:name="_Toc68564371"/>
      <w:r>
        <w:t>Robust Scalar</w:t>
      </w:r>
      <w:bookmarkEnd w:id="27"/>
    </w:p>
    <w:p w14:paraId="61608905" w14:textId="77777777" w:rsidR="00A5204D" w:rsidRPr="00B81243" w:rsidRDefault="00A5204D" w:rsidP="00A5204D">
      <w:pPr>
        <w:rPr>
          <w:rFonts w:eastAsia="Times New Roman"/>
          <w:lang w:eastAsia="en-IN"/>
        </w:rPr>
      </w:pPr>
      <w:r w:rsidRPr="00B81243">
        <w:rPr>
          <w:rFonts w:eastAsia="Times New Roman"/>
          <w:lang w:eastAsia="en-IN"/>
        </w:rPr>
        <w:t>If you have noticed in the scalers we used so far, each of them was using values like the mean, maximum and minimum values of the columns. All these values are sensitive to outliers. If there are too many outliers in the data, they will influence the mean and the max value or the min value. Thus, even if we scale this data using the above methods, we cannot guarantee a balanced data with a normal distribution.</w:t>
      </w:r>
    </w:p>
    <w:p w14:paraId="4F75622D" w14:textId="77777777" w:rsidR="00A5204D" w:rsidRPr="00B81243" w:rsidRDefault="00A5204D" w:rsidP="00A5204D">
      <w:pPr>
        <w:rPr>
          <w:rFonts w:eastAsia="Times New Roman"/>
          <w:lang w:eastAsia="en-IN"/>
        </w:rPr>
      </w:pPr>
      <w:r w:rsidRPr="00B81243">
        <w:rPr>
          <w:rFonts w:eastAsia="Times New Roman"/>
          <w:lang w:eastAsia="en-IN"/>
        </w:rPr>
        <w:t>The Robust Scaler, as the name suggests is not sensitive to outliers. This scaler-</w:t>
      </w:r>
    </w:p>
    <w:p w14:paraId="65443E9F" w14:textId="77777777" w:rsidR="00A5204D" w:rsidRPr="00B81243" w:rsidRDefault="00A5204D" w:rsidP="00A5204D">
      <w:pPr>
        <w:rPr>
          <w:rFonts w:eastAsia="Times New Roman"/>
          <w:lang w:eastAsia="en-IN"/>
        </w:rPr>
      </w:pPr>
      <w:r w:rsidRPr="00B81243">
        <w:rPr>
          <w:rFonts w:eastAsia="Times New Roman"/>
          <w:lang w:eastAsia="en-IN"/>
        </w:rPr>
        <w:t>removes the median from the data</w:t>
      </w:r>
    </w:p>
    <w:p w14:paraId="062357A5" w14:textId="77777777" w:rsidR="00A5204D" w:rsidRPr="00B81243" w:rsidRDefault="00A5204D" w:rsidP="00A5204D">
      <w:pPr>
        <w:rPr>
          <w:rFonts w:eastAsia="Times New Roman"/>
          <w:lang w:eastAsia="en-IN"/>
        </w:rPr>
      </w:pPr>
      <w:r w:rsidRPr="00B81243">
        <w:rPr>
          <w:rFonts w:eastAsia="Times New Roman"/>
          <w:lang w:eastAsia="en-IN"/>
        </w:rPr>
        <w:t>scales the data by the Interquartile Range (IQR)</w:t>
      </w:r>
    </w:p>
    <w:p w14:paraId="14E60E6A" w14:textId="77777777" w:rsidR="00A5204D" w:rsidRPr="00B81243" w:rsidRDefault="00A5204D" w:rsidP="00A5204D">
      <w:pPr>
        <w:rPr>
          <w:rFonts w:eastAsia="Times New Roman"/>
          <w:lang w:eastAsia="en-IN"/>
        </w:rPr>
      </w:pPr>
      <w:r w:rsidRPr="00B81243">
        <w:rPr>
          <w:rFonts w:eastAsia="Times New Roman"/>
          <w:lang w:eastAsia="en-IN"/>
        </w:rPr>
        <w:t>Are you familiar with the Inter-Quartile Range? It is nothing but the difference between the first and third quartile of the variable.</w:t>
      </w:r>
    </w:p>
    <w:p w14:paraId="58C3B832" w14:textId="77777777" w:rsidR="00A5204D" w:rsidRDefault="00A5204D" w:rsidP="00A5204D">
      <w:pPr>
        <w:pStyle w:val="Heading5"/>
      </w:pPr>
      <w:bookmarkStart w:id="28" w:name="_Toc68564372"/>
      <w:r>
        <w:t>Unit Vector Scaler</w:t>
      </w:r>
      <w:bookmarkEnd w:id="28"/>
    </w:p>
    <w:p w14:paraId="677E3F23" w14:textId="77777777" w:rsidR="00A5204D" w:rsidRPr="00B81243" w:rsidRDefault="00A5204D" w:rsidP="00A5204D">
      <w:pPr>
        <w:rPr>
          <w:rFonts w:eastAsia="Times New Roman"/>
          <w:lang w:eastAsia="en-IN"/>
        </w:rPr>
      </w:pPr>
      <w:r w:rsidRPr="00B81243">
        <w:rPr>
          <w:rFonts w:eastAsia="Times New Roman"/>
          <w:lang w:eastAsia="en-IN"/>
        </w:rPr>
        <w:t>Normalization is the process of scaling individual samples to have unit norm. The most interesting part is that unlike the other scalers which work on the individual column values, the Normalizer works on the rows! Each row of the data frame with at least one non-zero component is rescaled independently of other samples so that its norm (l1, l2, or inf) equals one.</w:t>
      </w:r>
    </w:p>
    <w:p w14:paraId="71490DE9" w14:textId="77777777" w:rsidR="00A5204D" w:rsidRPr="00B81243" w:rsidRDefault="00A5204D" w:rsidP="00A5204D">
      <w:pPr>
        <w:rPr>
          <w:rFonts w:eastAsia="Times New Roman"/>
          <w:lang w:eastAsia="en-IN"/>
        </w:rPr>
      </w:pPr>
      <w:r w:rsidRPr="00B81243">
        <w:rPr>
          <w:rFonts w:eastAsia="Times New Roman"/>
          <w:lang w:eastAsia="en-IN"/>
        </w:rPr>
        <w:t xml:space="preserve">Just like </w:t>
      </w:r>
      <w:proofErr w:type="spellStart"/>
      <w:r w:rsidRPr="00B81243">
        <w:rPr>
          <w:rFonts w:eastAsia="Times New Roman"/>
          <w:lang w:eastAsia="en-IN"/>
        </w:rPr>
        <w:t>MinMax</w:t>
      </w:r>
      <w:proofErr w:type="spellEnd"/>
      <w:r w:rsidRPr="00B81243">
        <w:rPr>
          <w:rFonts w:eastAsia="Times New Roman"/>
          <w:lang w:eastAsia="en-IN"/>
        </w:rPr>
        <w:t xml:space="preserve"> Scaler, the Normalizer also converts the values between 0 and 1, and between -1 to 1 when there are negative values in our data.</w:t>
      </w:r>
    </w:p>
    <w:p w14:paraId="1AA78893" w14:textId="77777777" w:rsidR="00A5204D" w:rsidRPr="00B81243" w:rsidRDefault="00A5204D" w:rsidP="00A5204D">
      <w:pPr>
        <w:rPr>
          <w:rFonts w:eastAsia="Times New Roman"/>
          <w:lang w:eastAsia="en-IN"/>
        </w:rPr>
      </w:pPr>
      <w:r w:rsidRPr="00B81243">
        <w:rPr>
          <w:rFonts w:eastAsia="Times New Roman"/>
          <w:lang w:eastAsia="en-IN"/>
        </w:rPr>
        <w:t>However, there is a difference in the way it does so.</w:t>
      </w:r>
    </w:p>
    <w:p w14:paraId="282F3CA8" w14:textId="77777777" w:rsidR="00A5204D" w:rsidRPr="00B81243" w:rsidRDefault="00A5204D" w:rsidP="00A5204D">
      <w:pPr>
        <w:pStyle w:val="ListParagraph"/>
        <w:numPr>
          <w:ilvl w:val="0"/>
          <w:numId w:val="10"/>
        </w:numPr>
        <w:rPr>
          <w:rFonts w:eastAsia="Times New Roman"/>
          <w:lang w:eastAsia="en-IN"/>
        </w:rPr>
      </w:pPr>
      <w:r w:rsidRPr="00B81243">
        <w:rPr>
          <w:rFonts w:eastAsia="Times New Roman"/>
          <w:lang w:eastAsia="en-IN"/>
        </w:rPr>
        <w:t>If we are using L1 norm, the values in each column are converted so that the sum of their absolute values along the row = 1</w:t>
      </w:r>
    </w:p>
    <w:p w14:paraId="3736B6EC" w14:textId="77777777" w:rsidR="00A5204D" w:rsidRPr="00B81243" w:rsidRDefault="00A5204D" w:rsidP="00A5204D">
      <w:pPr>
        <w:pStyle w:val="ListParagraph"/>
        <w:numPr>
          <w:ilvl w:val="0"/>
          <w:numId w:val="10"/>
        </w:numPr>
        <w:rPr>
          <w:rFonts w:eastAsia="Times New Roman"/>
          <w:lang w:eastAsia="en-IN"/>
        </w:rPr>
      </w:pPr>
      <w:r w:rsidRPr="00B81243">
        <w:rPr>
          <w:rFonts w:eastAsia="Times New Roman"/>
          <w:lang w:eastAsia="en-IN"/>
        </w:rPr>
        <w:t>If we are using L2 norm, the values in each column are first squared and added so that the sum of their absolute values along the row = 1</w:t>
      </w:r>
    </w:p>
    <w:p w14:paraId="491456EC" w14:textId="77777777" w:rsidR="00A5204D" w:rsidRDefault="00A5204D" w:rsidP="00A5204D">
      <w:pPr>
        <w:pStyle w:val="Heading3"/>
      </w:pPr>
      <w:bookmarkStart w:id="29" w:name="_Toc68564373"/>
      <w:r>
        <w:t>Feature Selection</w:t>
      </w:r>
      <w:bookmarkEnd w:id="29"/>
    </w:p>
    <w:p w14:paraId="2C5777BF" w14:textId="77777777" w:rsidR="00A5204D" w:rsidRPr="00B81243" w:rsidRDefault="00A5204D" w:rsidP="00A5204D">
      <w:pPr>
        <w:rPr>
          <w:rFonts w:eastAsia="Times New Roman"/>
          <w:lang w:eastAsia="en-IN"/>
        </w:rPr>
      </w:pPr>
      <w:r w:rsidRPr="00B81243">
        <w:rPr>
          <w:rFonts w:eastAsia="Times New Roman"/>
          <w:lang w:eastAsia="en-IN"/>
        </w:rPr>
        <w:t>Feature selection is a process where you automatically select those features in your data that contribute most to the prediction variable or output in which you are interested.</w:t>
      </w:r>
    </w:p>
    <w:p w14:paraId="3299B653" w14:textId="77777777" w:rsidR="00A5204D" w:rsidRPr="00B81243" w:rsidRDefault="00A5204D" w:rsidP="00A5204D">
      <w:pPr>
        <w:rPr>
          <w:rFonts w:eastAsia="Times New Roman"/>
          <w:lang w:eastAsia="en-IN"/>
        </w:rPr>
      </w:pPr>
      <w:r w:rsidRPr="00B81243">
        <w:rPr>
          <w:rFonts w:eastAsia="Times New Roman"/>
          <w:lang w:eastAsia="en-IN"/>
        </w:rPr>
        <w:t>Having irrelevant features in your data can decrease the accuracy of many models, especially linear algorithms like linear and logistic regression.</w:t>
      </w:r>
    </w:p>
    <w:p w14:paraId="4DF4631F" w14:textId="77777777" w:rsidR="00A5204D" w:rsidRPr="00B81243" w:rsidRDefault="00A5204D" w:rsidP="00A5204D">
      <w:pPr>
        <w:rPr>
          <w:rFonts w:eastAsia="Times New Roman"/>
          <w:lang w:eastAsia="en-IN"/>
        </w:rPr>
      </w:pPr>
      <w:r w:rsidRPr="00B81243">
        <w:rPr>
          <w:rFonts w:eastAsia="Times New Roman"/>
          <w:lang w:eastAsia="en-IN"/>
        </w:rPr>
        <w:t>Three benefits of performing feature selection before modelling your data are:</w:t>
      </w:r>
    </w:p>
    <w:p w14:paraId="338B755A" w14:textId="77777777" w:rsidR="00A5204D" w:rsidRPr="00B81243" w:rsidRDefault="00A5204D" w:rsidP="00A5204D">
      <w:pPr>
        <w:pStyle w:val="ListParagraph"/>
        <w:numPr>
          <w:ilvl w:val="0"/>
          <w:numId w:val="11"/>
        </w:numPr>
        <w:rPr>
          <w:rFonts w:eastAsia="Times New Roman"/>
          <w:lang w:eastAsia="en-IN"/>
        </w:rPr>
      </w:pPr>
      <w:r w:rsidRPr="00B81243">
        <w:rPr>
          <w:rFonts w:eastAsia="Times New Roman"/>
          <w:b/>
          <w:bCs/>
          <w:bdr w:val="none" w:sz="0" w:space="0" w:color="auto" w:frame="1"/>
          <w:lang w:eastAsia="en-IN"/>
        </w:rPr>
        <w:t>Reduces Overfitting</w:t>
      </w:r>
      <w:r w:rsidRPr="00B81243">
        <w:rPr>
          <w:rFonts w:eastAsia="Times New Roman"/>
          <w:lang w:eastAsia="en-IN"/>
        </w:rPr>
        <w:t>: Less redundant data means less opportunity to make decisions based on noise.</w:t>
      </w:r>
    </w:p>
    <w:p w14:paraId="0821D66A" w14:textId="77777777" w:rsidR="00A5204D" w:rsidRPr="00B81243" w:rsidRDefault="00A5204D" w:rsidP="00A5204D">
      <w:pPr>
        <w:pStyle w:val="ListParagraph"/>
        <w:numPr>
          <w:ilvl w:val="0"/>
          <w:numId w:val="11"/>
        </w:numPr>
        <w:rPr>
          <w:rFonts w:eastAsia="Times New Roman"/>
          <w:lang w:eastAsia="en-IN"/>
        </w:rPr>
      </w:pPr>
      <w:r w:rsidRPr="00B81243">
        <w:rPr>
          <w:rFonts w:eastAsia="Times New Roman"/>
          <w:b/>
          <w:bCs/>
          <w:bdr w:val="none" w:sz="0" w:space="0" w:color="auto" w:frame="1"/>
          <w:lang w:eastAsia="en-IN"/>
        </w:rPr>
        <w:t>Improves Accuracy</w:t>
      </w:r>
      <w:r w:rsidRPr="00B81243">
        <w:rPr>
          <w:rFonts w:eastAsia="Times New Roman"/>
          <w:lang w:eastAsia="en-IN"/>
        </w:rPr>
        <w:t>: Less misleading data means modelling accuracy improves.</w:t>
      </w:r>
    </w:p>
    <w:p w14:paraId="152B5662" w14:textId="77777777" w:rsidR="00A5204D" w:rsidRPr="00B81243" w:rsidRDefault="00A5204D" w:rsidP="00A5204D">
      <w:pPr>
        <w:pStyle w:val="ListParagraph"/>
        <w:numPr>
          <w:ilvl w:val="0"/>
          <w:numId w:val="11"/>
        </w:numPr>
        <w:rPr>
          <w:rFonts w:eastAsia="Times New Roman"/>
          <w:lang w:eastAsia="en-IN"/>
        </w:rPr>
      </w:pPr>
      <w:r w:rsidRPr="00B81243">
        <w:rPr>
          <w:rFonts w:eastAsia="Times New Roman"/>
          <w:b/>
          <w:bCs/>
          <w:bdr w:val="none" w:sz="0" w:space="0" w:color="auto" w:frame="1"/>
          <w:lang w:eastAsia="en-IN"/>
        </w:rPr>
        <w:lastRenderedPageBreak/>
        <w:t>Reduces Training Time</w:t>
      </w:r>
      <w:r w:rsidRPr="00B81243">
        <w:rPr>
          <w:rFonts w:eastAsia="Times New Roman"/>
          <w:lang w:eastAsia="en-IN"/>
        </w:rPr>
        <w:t>: Less data means that algorithms train faster.</w:t>
      </w:r>
    </w:p>
    <w:p w14:paraId="3A9DB815" w14:textId="77777777" w:rsidR="00A5204D" w:rsidRDefault="00A5204D" w:rsidP="00A5204D">
      <w:pPr>
        <w:tabs>
          <w:tab w:val="left" w:pos="1520"/>
        </w:tabs>
      </w:pPr>
      <w:r>
        <w:t>The methods used for Feature Selection are:</w:t>
      </w:r>
    </w:p>
    <w:p w14:paraId="4FABC63C" w14:textId="77777777" w:rsidR="00A5204D" w:rsidRDefault="00A5204D" w:rsidP="00A5204D">
      <w:pPr>
        <w:pStyle w:val="ListParagraph"/>
        <w:numPr>
          <w:ilvl w:val="0"/>
          <w:numId w:val="12"/>
        </w:numPr>
        <w:tabs>
          <w:tab w:val="left" w:pos="1520"/>
        </w:tabs>
      </w:pPr>
      <w:r>
        <w:t>Principal Component Analysis</w:t>
      </w:r>
    </w:p>
    <w:p w14:paraId="0BE0C604" w14:textId="77777777" w:rsidR="00A5204D" w:rsidRDefault="00A5204D" w:rsidP="00A5204D">
      <w:pPr>
        <w:pStyle w:val="ListParagraph"/>
        <w:numPr>
          <w:ilvl w:val="0"/>
          <w:numId w:val="12"/>
        </w:numPr>
        <w:tabs>
          <w:tab w:val="left" w:pos="1520"/>
        </w:tabs>
      </w:pPr>
      <w:r>
        <w:t>Linear Discriminant Analysis</w:t>
      </w:r>
    </w:p>
    <w:p w14:paraId="49192F3D" w14:textId="77777777" w:rsidR="00A5204D" w:rsidRDefault="00A5204D" w:rsidP="00A5204D">
      <w:pPr>
        <w:pStyle w:val="Heading4"/>
      </w:pPr>
      <w:bookmarkStart w:id="30" w:name="_Toc68564374"/>
      <w:r>
        <w:t>Principal Component Analysis</w:t>
      </w:r>
      <w:bookmarkEnd w:id="30"/>
    </w:p>
    <w:p w14:paraId="6636224E" w14:textId="77777777" w:rsidR="00A5204D" w:rsidRDefault="00A5204D" w:rsidP="00A5204D">
      <w:pPr>
        <w:rPr>
          <w:rFonts w:eastAsia="Times New Roman"/>
          <w:lang w:eastAsia="en-IN"/>
        </w:rPr>
      </w:pPr>
      <w:r w:rsidRPr="00E5717A">
        <w:rPr>
          <w:rFonts w:eastAsia="Times New Roman"/>
          <w:lang w:eastAsia="en-IN"/>
        </w:rPr>
        <w:t>Principal Components Analysis is a way of recognizing patterns in data, and expressing the data in such a manner as to focus their differences and similarities. Subsequently patterns in data may be complex to discover in data of high dimension, where the luxury of graphical representation is not available, PCA is a powerful tool for analysing data. The key advantage of PCA is that once we have found the patterns in the data, and you compress the data, i.e., by reducing the number of dimensions, without much loss of information. This technique used in image compression.</w:t>
      </w:r>
    </w:p>
    <w:p w14:paraId="45CF00CC" w14:textId="77777777" w:rsidR="00A5204D" w:rsidRDefault="00A5204D" w:rsidP="00A5204D">
      <w:pPr>
        <w:pStyle w:val="Heading4"/>
        <w:rPr>
          <w:rFonts w:eastAsia="Times New Roman"/>
          <w:lang w:eastAsia="en-IN"/>
        </w:rPr>
      </w:pPr>
      <w:bookmarkStart w:id="31" w:name="_Toc68564375"/>
      <w:r>
        <w:rPr>
          <w:rFonts w:eastAsia="Times New Roman"/>
          <w:lang w:eastAsia="en-IN"/>
        </w:rPr>
        <w:t>Linear Discriminant Analysis</w:t>
      </w:r>
      <w:bookmarkEnd w:id="31"/>
    </w:p>
    <w:p w14:paraId="315E729E" w14:textId="77777777" w:rsidR="00A5204D" w:rsidRPr="00E5717A" w:rsidRDefault="00A5204D" w:rsidP="00A5204D">
      <w:pPr>
        <w:rPr>
          <w:rFonts w:eastAsia="Times New Roman"/>
          <w:lang w:eastAsia="en-IN"/>
        </w:rPr>
      </w:pPr>
      <w:r w:rsidRPr="00E5717A">
        <w:rPr>
          <w:rFonts w:eastAsia="Times New Roman"/>
          <w:lang w:eastAsia="en-IN"/>
        </w:rPr>
        <w:t>There are many possible techniques for classification of data. Principal Component Analysis and Linear Discriminant Analysis are commonly used techniques for dimensionality reduction and data classification. Linear Discriminant Analysis easily handles the case where the within-class frequencies are unequal and their performances have been examined on randomly generated test data. This technique maximizes the proportion of between-class variance to the within-class variance in any specific data set in that way promising maximal separability. The Linear Discriminant Analysis is used for classification issues such as speech recognition. The key difference among LDA and PCA is that PCA perform feature classification and LDA works for data classification. The shape and location of the inventive data sets changes when transformed to a different space in PCA, on the other hand LDA doesn’t change the location but only attempts to offer more class separability and induce a decision region among the given classes. This technique also supports to better recognize the distribution of the feature data.</w:t>
      </w:r>
    </w:p>
    <w:p w14:paraId="0F5FEF71" w14:textId="77777777" w:rsidR="00A5204D" w:rsidRDefault="00A5204D" w:rsidP="00A5204D">
      <w:pPr>
        <w:pStyle w:val="Heading3"/>
      </w:pPr>
      <w:bookmarkStart w:id="32" w:name="_Toc68564376"/>
      <w:r>
        <w:t>Model Selection</w:t>
      </w:r>
      <w:bookmarkEnd w:id="32"/>
    </w:p>
    <w:p w14:paraId="6E7185EF" w14:textId="77777777" w:rsidR="00A5204D" w:rsidRDefault="00A5204D" w:rsidP="00A5204D">
      <w:r>
        <w:t>Some of the models which were deployed are:</w:t>
      </w:r>
    </w:p>
    <w:p w14:paraId="142C1165" w14:textId="77777777" w:rsidR="00A5204D" w:rsidRDefault="00A5204D" w:rsidP="00A5204D">
      <w:pPr>
        <w:pStyle w:val="ListParagraph"/>
        <w:numPr>
          <w:ilvl w:val="0"/>
          <w:numId w:val="13"/>
        </w:numPr>
      </w:pPr>
      <w:r>
        <w:t>Simple Convolutional Neural Network Models</w:t>
      </w:r>
    </w:p>
    <w:p w14:paraId="79A414FF" w14:textId="77777777" w:rsidR="00A5204D" w:rsidRDefault="00A5204D" w:rsidP="00A5204D">
      <w:pPr>
        <w:pStyle w:val="ListParagraph"/>
        <w:numPr>
          <w:ilvl w:val="0"/>
          <w:numId w:val="13"/>
        </w:numPr>
      </w:pPr>
      <w:r>
        <w:t>Transfer Learning Models</w:t>
      </w:r>
    </w:p>
    <w:p w14:paraId="26C67B84" w14:textId="77777777" w:rsidR="00A5204D" w:rsidRDefault="00A5204D" w:rsidP="00A5204D">
      <w:pPr>
        <w:pStyle w:val="ListParagraph"/>
        <w:numPr>
          <w:ilvl w:val="0"/>
          <w:numId w:val="13"/>
        </w:numPr>
      </w:pPr>
      <w:r>
        <w:t>Ensemble Models</w:t>
      </w:r>
    </w:p>
    <w:p w14:paraId="277D3A9D" w14:textId="77777777" w:rsidR="00A5204D" w:rsidRDefault="00A5204D" w:rsidP="00A5204D">
      <w:pPr>
        <w:pStyle w:val="ListParagraph"/>
        <w:numPr>
          <w:ilvl w:val="0"/>
          <w:numId w:val="13"/>
        </w:numPr>
      </w:pPr>
      <w:r>
        <w:t>Simple K-Means Model</w:t>
      </w:r>
    </w:p>
    <w:p w14:paraId="0A3E73B4" w14:textId="77777777" w:rsidR="00A5204D" w:rsidRPr="00F71DCB" w:rsidRDefault="00A5204D" w:rsidP="00A5204D">
      <w:pPr>
        <w:pStyle w:val="ListParagraph"/>
        <w:numPr>
          <w:ilvl w:val="0"/>
          <w:numId w:val="13"/>
        </w:numPr>
      </w:pPr>
      <w:r>
        <w:t>Generative Automotive Networks</w:t>
      </w:r>
    </w:p>
    <w:p w14:paraId="18E96BA1" w14:textId="77777777" w:rsidR="00A5204D" w:rsidRDefault="00A5204D" w:rsidP="00A5204D">
      <w:pPr>
        <w:pStyle w:val="Heading3"/>
      </w:pPr>
      <w:bookmarkStart w:id="33" w:name="_Toc68564377"/>
      <w:r>
        <w:t>Model Training</w:t>
      </w:r>
      <w:bookmarkEnd w:id="33"/>
    </w:p>
    <w:p w14:paraId="4DD2AB8C" w14:textId="77777777" w:rsidR="00A5204D" w:rsidRDefault="00A5204D" w:rsidP="00A5204D">
      <w:r>
        <w:t>The models deployed one of the following training techniques:</w:t>
      </w:r>
    </w:p>
    <w:p w14:paraId="260BEC35" w14:textId="77777777" w:rsidR="00A5204D" w:rsidRDefault="00A5204D" w:rsidP="00A5204D">
      <w:pPr>
        <w:pStyle w:val="ListParagraph"/>
        <w:numPr>
          <w:ilvl w:val="0"/>
          <w:numId w:val="14"/>
        </w:numPr>
      </w:pPr>
      <w:r>
        <w:t>Infected Area Detection</w:t>
      </w:r>
    </w:p>
    <w:p w14:paraId="327178A2" w14:textId="77777777" w:rsidR="00A5204D" w:rsidRDefault="00A5204D" w:rsidP="00A5204D">
      <w:pPr>
        <w:pStyle w:val="ListParagraph"/>
        <w:numPr>
          <w:ilvl w:val="0"/>
          <w:numId w:val="14"/>
        </w:numPr>
      </w:pPr>
      <w:r>
        <w:t>Image Classification</w:t>
      </w:r>
    </w:p>
    <w:p w14:paraId="462DAE5A" w14:textId="7E0CCE0A" w:rsidR="00A5204D" w:rsidRDefault="00A5204D" w:rsidP="00A5204D">
      <w:pPr>
        <w:pStyle w:val="ListParagraph"/>
        <w:numPr>
          <w:ilvl w:val="0"/>
          <w:numId w:val="14"/>
        </w:numPr>
      </w:pPr>
      <w:r>
        <w:t>Instance Segmentation</w:t>
      </w:r>
    </w:p>
    <w:p w14:paraId="4C495469" w14:textId="77777777" w:rsidR="00460585" w:rsidRPr="00F71DCB" w:rsidRDefault="00460585" w:rsidP="00460585"/>
    <w:p w14:paraId="618681D1" w14:textId="77777777" w:rsidR="00A5204D" w:rsidRDefault="00A5204D" w:rsidP="00A5204D">
      <w:pPr>
        <w:pStyle w:val="Heading3"/>
      </w:pPr>
      <w:bookmarkStart w:id="34" w:name="_Toc68564378"/>
      <w:r>
        <w:t>Model Evaluation</w:t>
      </w:r>
      <w:bookmarkEnd w:id="34"/>
    </w:p>
    <w:p w14:paraId="002F27F0" w14:textId="77777777" w:rsidR="00A5204D" w:rsidRDefault="00A5204D" w:rsidP="00A5204D">
      <w:r>
        <w:t>Some of the most common evaluation methods are:</w:t>
      </w:r>
    </w:p>
    <w:p w14:paraId="2C1BE314" w14:textId="77777777" w:rsidR="00A5204D" w:rsidRDefault="00A5204D" w:rsidP="00A5204D">
      <w:pPr>
        <w:pStyle w:val="ListParagraph"/>
        <w:numPr>
          <w:ilvl w:val="0"/>
          <w:numId w:val="15"/>
        </w:numPr>
      </w:pPr>
      <w:r>
        <w:t>Accuracy</w:t>
      </w:r>
    </w:p>
    <w:p w14:paraId="44E33548" w14:textId="77777777" w:rsidR="00A5204D" w:rsidRDefault="00A5204D" w:rsidP="00A5204D">
      <w:pPr>
        <w:pStyle w:val="ListParagraph"/>
        <w:numPr>
          <w:ilvl w:val="0"/>
          <w:numId w:val="15"/>
        </w:numPr>
      </w:pPr>
      <w:r>
        <w:lastRenderedPageBreak/>
        <w:t>Sensitivity</w:t>
      </w:r>
    </w:p>
    <w:p w14:paraId="5B7FEA2A" w14:textId="77777777" w:rsidR="00A5204D" w:rsidRDefault="00A5204D" w:rsidP="00A5204D">
      <w:pPr>
        <w:pStyle w:val="ListParagraph"/>
        <w:numPr>
          <w:ilvl w:val="0"/>
          <w:numId w:val="15"/>
        </w:numPr>
      </w:pPr>
      <w:r>
        <w:t>Specificity</w:t>
      </w:r>
    </w:p>
    <w:p w14:paraId="55473362" w14:textId="77777777" w:rsidR="00A5204D" w:rsidRDefault="00A5204D" w:rsidP="00A5204D">
      <w:pPr>
        <w:pStyle w:val="ListParagraph"/>
        <w:numPr>
          <w:ilvl w:val="0"/>
          <w:numId w:val="15"/>
        </w:numPr>
      </w:pPr>
      <w:r>
        <w:t>Recall</w:t>
      </w:r>
    </w:p>
    <w:p w14:paraId="278B268C" w14:textId="77777777" w:rsidR="00A5204D" w:rsidRDefault="00A5204D" w:rsidP="00A5204D">
      <w:pPr>
        <w:pStyle w:val="ListParagraph"/>
        <w:numPr>
          <w:ilvl w:val="0"/>
          <w:numId w:val="15"/>
        </w:numPr>
      </w:pPr>
      <w:r>
        <w:t>Precision</w:t>
      </w:r>
    </w:p>
    <w:p w14:paraId="20528A93" w14:textId="77777777" w:rsidR="00A5204D" w:rsidRDefault="00A5204D" w:rsidP="00A5204D">
      <w:pPr>
        <w:pStyle w:val="ListParagraph"/>
        <w:numPr>
          <w:ilvl w:val="0"/>
          <w:numId w:val="15"/>
        </w:numPr>
      </w:pPr>
      <w:r>
        <w:t>F-measure</w:t>
      </w:r>
    </w:p>
    <w:p w14:paraId="199AE858" w14:textId="77777777" w:rsidR="00A5204D" w:rsidRDefault="00A5204D" w:rsidP="00A5204D">
      <w:r>
        <w:t>Some of the rare evaluation methods used are:</w:t>
      </w:r>
    </w:p>
    <w:p w14:paraId="66D0419F" w14:textId="77777777" w:rsidR="00A5204D" w:rsidRDefault="00A5204D" w:rsidP="00A5204D">
      <w:pPr>
        <w:pStyle w:val="ListParagraph"/>
        <w:numPr>
          <w:ilvl w:val="0"/>
          <w:numId w:val="15"/>
        </w:numPr>
      </w:pPr>
      <w:r>
        <w:t>CNN with/without Data Augmentation</w:t>
      </w:r>
    </w:p>
    <w:p w14:paraId="5E725FCE" w14:textId="77777777" w:rsidR="00A5204D" w:rsidRDefault="00A5204D" w:rsidP="00A5204D">
      <w:pPr>
        <w:pStyle w:val="ListParagraph"/>
        <w:numPr>
          <w:ilvl w:val="0"/>
          <w:numId w:val="15"/>
        </w:numPr>
      </w:pPr>
      <w:proofErr w:type="spellStart"/>
      <w:r>
        <w:t>ResNeXt</w:t>
      </w:r>
      <w:proofErr w:type="spellEnd"/>
      <w:r>
        <w:t xml:space="preserve"> WSL</w:t>
      </w:r>
    </w:p>
    <w:p w14:paraId="64D24304" w14:textId="77777777" w:rsidR="00A5204D" w:rsidRDefault="00A5204D" w:rsidP="00A5204D">
      <w:pPr>
        <w:pStyle w:val="ListParagraph"/>
        <w:numPr>
          <w:ilvl w:val="0"/>
          <w:numId w:val="15"/>
        </w:numPr>
      </w:pPr>
      <w:r>
        <w:t>ABCD Rule</w:t>
      </w:r>
    </w:p>
    <w:p w14:paraId="7161E0D8" w14:textId="77777777" w:rsidR="00A5204D" w:rsidRDefault="00A5204D" w:rsidP="00A5204D">
      <w:pPr>
        <w:pStyle w:val="ListParagraph"/>
        <w:numPr>
          <w:ilvl w:val="0"/>
          <w:numId w:val="15"/>
        </w:numPr>
      </w:pPr>
      <w:r>
        <w:t>GOPS</w:t>
      </w:r>
    </w:p>
    <w:p w14:paraId="52FBA9FD" w14:textId="77777777" w:rsidR="00A5204D" w:rsidRDefault="00A5204D" w:rsidP="00A5204D">
      <w:pPr>
        <w:pStyle w:val="ListParagraph"/>
        <w:numPr>
          <w:ilvl w:val="0"/>
          <w:numId w:val="15"/>
        </w:numPr>
      </w:pPr>
      <w:r>
        <w:t>L1D Miss Rate</w:t>
      </w:r>
    </w:p>
    <w:p w14:paraId="1BB541ED" w14:textId="77777777" w:rsidR="00A5204D" w:rsidRDefault="00A5204D" w:rsidP="00A5204D">
      <w:pPr>
        <w:pStyle w:val="ListParagraph"/>
        <w:numPr>
          <w:ilvl w:val="0"/>
          <w:numId w:val="15"/>
        </w:numPr>
      </w:pPr>
      <w:proofErr w:type="spellStart"/>
      <w:r>
        <w:t>XGBoost</w:t>
      </w:r>
      <w:proofErr w:type="spellEnd"/>
    </w:p>
    <w:p w14:paraId="13AEF3F9" w14:textId="77777777" w:rsidR="00A5204D" w:rsidRDefault="00A5204D" w:rsidP="00A5204D">
      <w:pPr>
        <w:pStyle w:val="ListParagraph"/>
        <w:numPr>
          <w:ilvl w:val="0"/>
          <w:numId w:val="15"/>
        </w:numPr>
      </w:pPr>
      <w:proofErr w:type="spellStart"/>
      <w:r>
        <w:t>GoogLeNet</w:t>
      </w:r>
      <w:proofErr w:type="spellEnd"/>
      <w:r>
        <w:t>/</w:t>
      </w:r>
      <w:proofErr w:type="spellStart"/>
      <w:r>
        <w:t>ResNet</w:t>
      </w:r>
      <w:proofErr w:type="spellEnd"/>
      <w:r>
        <w:t>/</w:t>
      </w:r>
      <w:proofErr w:type="spellStart"/>
      <w:r>
        <w:t>AlexNet</w:t>
      </w:r>
      <w:proofErr w:type="spellEnd"/>
      <w:r>
        <w:t>/</w:t>
      </w:r>
      <w:proofErr w:type="spellStart"/>
      <w:r>
        <w:t>VGGNet</w:t>
      </w:r>
      <w:proofErr w:type="spellEnd"/>
      <w:r>
        <w:t xml:space="preserve"> Error Rate</w:t>
      </w:r>
    </w:p>
    <w:p w14:paraId="2F315EDE" w14:textId="77777777" w:rsidR="00A5204D" w:rsidRPr="00A5204D" w:rsidRDefault="00A5204D" w:rsidP="00A5204D"/>
    <w:p w14:paraId="4E33CC06" w14:textId="63A3037F" w:rsidR="00F71DCB" w:rsidRDefault="00F71DCB" w:rsidP="00F71DCB">
      <w:pPr>
        <w:pStyle w:val="Heading1"/>
        <w:rPr>
          <w:sz w:val="20"/>
        </w:rPr>
      </w:pPr>
      <w:bookmarkStart w:id="35" w:name="_Toc68564379"/>
      <w:r w:rsidRPr="00AF7C3A">
        <w:t>Comparative study on various subtitles</w:t>
      </w:r>
      <w:r>
        <w:rPr>
          <w:sz w:val="20"/>
        </w:rPr>
        <w:t>:</w:t>
      </w:r>
      <w:bookmarkEnd w:id="35"/>
    </w:p>
    <w:p w14:paraId="003F3782" w14:textId="0DDC7CDE" w:rsidR="00F71DCB" w:rsidRPr="00F71DCB" w:rsidRDefault="00F71DCB" w:rsidP="00F71DCB">
      <w:pPr>
        <w:pStyle w:val="Heading2"/>
      </w:pPr>
      <w:bookmarkStart w:id="36" w:name="_Toc68564380"/>
      <w:r>
        <w:t>Literature Survey</w:t>
      </w:r>
      <w:bookmarkEnd w:id="36"/>
    </w:p>
    <w:p w14:paraId="3426E5E9" w14:textId="77777777" w:rsidR="00F71DCB" w:rsidRPr="00C43D4F" w:rsidRDefault="00F71DCB" w:rsidP="00F71DCB">
      <w:r>
        <w:t>The Literature Survey done for the accomplishment of the project is:</w:t>
      </w:r>
    </w:p>
    <w:tbl>
      <w:tblPr>
        <w:tblStyle w:val="GridTable5Dark-Accent1"/>
        <w:tblW w:w="10343" w:type="dxa"/>
        <w:tblLayout w:type="fixed"/>
        <w:tblLook w:val="04A0" w:firstRow="1" w:lastRow="0" w:firstColumn="1" w:lastColumn="0" w:noHBand="0" w:noVBand="1"/>
      </w:tblPr>
      <w:tblGrid>
        <w:gridCol w:w="1299"/>
        <w:gridCol w:w="1542"/>
        <w:gridCol w:w="1407"/>
        <w:gridCol w:w="1701"/>
        <w:gridCol w:w="1418"/>
        <w:gridCol w:w="1417"/>
        <w:gridCol w:w="1559"/>
      </w:tblGrid>
      <w:tr w:rsidR="00A67601" w:rsidRPr="00C43D4F" w14:paraId="17B188FF" w14:textId="7643330B" w:rsidTr="00A67601">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9" w:type="dxa"/>
            <w:hideMark/>
          </w:tcPr>
          <w:p w14:paraId="534EEC6B" w14:textId="77777777" w:rsidR="00A67601" w:rsidRPr="00C43D4F" w:rsidRDefault="00A67601" w:rsidP="00CC7B0A">
            <w:pPr>
              <w:rPr>
                <w:lang w:eastAsia="en-IN"/>
              </w:rPr>
            </w:pPr>
            <w:r w:rsidRPr="00C43D4F">
              <w:rPr>
                <w:lang w:eastAsia="en-IN"/>
              </w:rPr>
              <w:t>Authors &amp;Year</w:t>
            </w:r>
          </w:p>
        </w:tc>
        <w:tc>
          <w:tcPr>
            <w:tcW w:w="1542" w:type="dxa"/>
            <w:hideMark/>
          </w:tcPr>
          <w:p w14:paraId="15D0975F" w14:textId="7777777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sidRPr="00C43D4F">
              <w:rPr>
                <w:lang w:eastAsia="en-IN"/>
              </w:rPr>
              <w:t>Methodology or Techniques used</w:t>
            </w:r>
          </w:p>
        </w:tc>
        <w:tc>
          <w:tcPr>
            <w:tcW w:w="1407" w:type="dxa"/>
            <w:hideMark/>
          </w:tcPr>
          <w:p w14:paraId="7E4BCA76" w14:textId="7777777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sidRPr="00C43D4F">
              <w:rPr>
                <w:lang w:eastAsia="en-IN"/>
              </w:rPr>
              <w:t>Advantages</w:t>
            </w:r>
          </w:p>
        </w:tc>
        <w:tc>
          <w:tcPr>
            <w:tcW w:w="1701" w:type="dxa"/>
            <w:hideMark/>
          </w:tcPr>
          <w:p w14:paraId="3CA2FE7D" w14:textId="7777777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sidRPr="00C43D4F">
              <w:rPr>
                <w:lang w:eastAsia="en-IN"/>
              </w:rPr>
              <w:t>Issues</w:t>
            </w:r>
          </w:p>
        </w:tc>
        <w:tc>
          <w:tcPr>
            <w:tcW w:w="1418" w:type="dxa"/>
            <w:hideMark/>
          </w:tcPr>
          <w:p w14:paraId="5409D15C" w14:textId="7777777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sidRPr="00C43D4F">
              <w:rPr>
                <w:lang w:eastAsia="en-IN"/>
              </w:rPr>
              <w:t>Metrics used</w:t>
            </w:r>
          </w:p>
        </w:tc>
        <w:tc>
          <w:tcPr>
            <w:tcW w:w="1417" w:type="dxa"/>
          </w:tcPr>
          <w:p w14:paraId="7948E336" w14:textId="1F016262"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Pros</w:t>
            </w:r>
          </w:p>
        </w:tc>
        <w:tc>
          <w:tcPr>
            <w:tcW w:w="1559" w:type="dxa"/>
          </w:tcPr>
          <w:p w14:paraId="0B0A2436" w14:textId="4180986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Cons</w:t>
            </w:r>
          </w:p>
        </w:tc>
      </w:tr>
      <w:tr w:rsidR="00A67601" w:rsidRPr="001C2090" w14:paraId="02952A5D" w14:textId="1F1BDECC" w:rsidTr="00A67601">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1299" w:type="dxa"/>
            <w:hideMark/>
          </w:tcPr>
          <w:p w14:paraId="10E1588F" w14:textId="77777777" w:rsidR="00A67601" w:rsidRPr="00C43D4F" w:rsidRDefault="00A67601" w:rsidP="00CC7B0A">
            <w:pPr>
              <w:rPr>
                <w:lang w:eastAsia="en-IN"/>
              </w:rPr>
            </w:pPr>
            <w:r w:rsidRPr="00C43D4F">
              <w:rPr>
                <w:lang w:eastAsia="en-IN"/>
              </w:rPr>
              <w:t>May-20</w:t>
            </w:r>
          </w:p>
        </w:tc>
        <w:tc>
          <w:tcPr>
            <w:tcW w:w="1542" w:type="dxa"/>
            <w:hideMark/>
          </w:tcPr>
          <w:p w14:paraId="300F2916"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CNN, </w:t>
            </w:r>
            <w:proofErr w:type="spellStart"/>
            <w:r w:rsidRPr="007C5DFF">
              <w:rPr>
                <w:color w:val="000000"/>
                <w:lang w:eastAsia="en-IN"/>
              </w:rPr>
              <w:t>AlexNet</w:t>
            </w:r>
            <w:proofErr w:type="spellEnd"/>
            <w:r w:rsidRPr="007C5DFF">
              <w:rPr>
                <w:color w:val="000000"/>
                <w:lang w:eastAsia="en-IN"/>
              </w:rPr>
              <w:t xml:space="preserve">, ResNet-18, VGG16, SVM, Black-hat filter, </w:t>
            </w:r>
            <w:proofErr w:type="spellStart"/>
            <w:r w:rsidRPr="007C5DFF">
              <w:rPr>
                <w:color w:val="000000"/>
                <w:lang w:eastAsia="en-IN"/>
              </w:rPr>
              <w:t>Inpaint</w:t>
            </w:r>
            <w:proofErr w:type="spellEnd"/>
            <w:r w:rsidRPr="007C5DFF">
              <w:rPr>
                <w:color w:val="000000"/>
                <w:lang w:eastAsia="en-IN"/>
              </w:rPr>
              <w:t xml:space="preserve"> Algorithm, Median Filter, Otsu’s Methodology</w:t>
            </w:r>
          </w:p>
        </w:tc>
        <w:tc>
          <w:tcPr>
            <w:tcW w:w="1407" w:type="dxa"/>
            <w:hideMark/>
          </w:tcPr>
          <w:p w14:paraId="50A8013D"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SVM Accuracy = 86.21%, </w:t>
            </w:r>
            <w:proofErr w:type="spellStart"/>
            <w:r w:rsidRPr="007C5DFF">
              <w:rPr>
                <w:color w:val="000000"/>
                <w:lang w:eastAsia="en-IN"/>
              </w:rPr>
              <w:t>ResNet</w:t>
            </w:r>
            <w:proofErr w:type="spellEnd"/>
            <w:r w:rsidRPr="007C5DFF">
              <w:rPr>
                <w:color w:val="000000"/>
                <w:lang w:eastAsia="en-IN"/>
              </w:rPr>
              <w:t xml:space="preserve"> Accuracy = 87%</w:t>
            </w:r>
          </w:p>
        </w:tc>
        <w:tc>
          <w:tcPr>
            <w:tcW w:w="1701" w:type="dxa"/>
            <w:hideMark/>
          </w:tcPr>
          <w:p w14:paraId="58446F9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 Original Data = 80%, Accuracy Augmented Data = 98.61%</w:t>
            </w:r>
          </w:p>
        </w:tc>
        <w:tc>
          <w:tcPr>
            <w:tcW w:w="1418" w:type="dxa"/>
            <w:hideMark/>
          </w:tcPr>
          <w:p w14:paraId="547A5D1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val="nb-NO" w:eastAsia="en-IN"/>
              </w:rPr>
              <w:t>ReLU, CNN with Data Augmentation = 88.87%, CNN without Data Augmentation = 78.96%</w:t>
            </w:r>
          </w:p>
          <w:p w14:paraId="7552BFCE"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7" w:type="dxa"/>
          </w:tcPr>
          <w:p w14:paraId="798CA5FB" w14:textId="5C044220"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val="nb-NO" w:eastAsia="en-IN"/>
              </w:rPr>
            </w:pPr>
            <w:r>
              <w:rPr>
                <w:color w:val="000000"/>
                <w:lang w:val="nb-NO" w:eastAsia="en-IN"/>
              </w:rPr>
              <w:t>Good Accuracy</w:t>
            </w:r>
          </w:p>
        </w:tc>
        <w:tc>
          <w:tcPr>
            <w:tcW w:w="1559" w:type="dxa"/>
          </w:tcPr>
          <w:p w14:paraId="0B3EEDE9" w14:textId="260C2ECF"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val="nb-NO" w:eastAsia="en-IN"/>
              </w:rPr>
            </w:pPr>
            <w:r>
              <w:rPr>
                <w:color w:val="000000"/>
                <w:lang w:val="nb-NO" w:eastAsia="en-IN"/>
              </w:rPr>
              <w:t>Small Dataset</w:t>
            </w:r>
          </w:p>
        </w:tc>
      </w:tr>
      <w:tr w:rsidR="00A67601" w:rsidRPr="001C2090" w14:paraId="488DDB92" w14:textId="0839C729" w:rsidTr="00A67601">
        <w:trPr>
          <w:trHeight w:val="1140"/>
        </w:trPr>
        <w:tc>
          <w:tcPr>
            <w:cnfStyle w:val="001000000000" w:firstRow="0" w:lastRow="0" w:firstColumn="1" w:lastColumn="0" w:oddVBand="0" w:evenVBand="0" w:oddHBand="0" w:evenHBand="0" w:firstRowFirstColumn="0" w:firstRowLastColumn="0" w:lastRowFirstColumn="0" w:lastRowLastColumn="0"/>
            <w:tcW w:w="1299" w:type="dxa"/>
            <w:hideMark/>
          </w:tcPr>
          <w:p w14:paraId="2F86F43F" w14:textId="77777777" w:rsidR="00A67601" w:rsidRPr="00C43D4F" w:rsidRDefault="00A67601" w:rsidP="00CC7B0A">
            <w:pPr>
              <w:rPr>
                <w:lang w:eastAsia="en-IN"/>
              </w:rPr>
            </w:pPr>
            <w:r w:rsidRPr="00C43D4F">
              <w:rPr>
                <w:lang w:eastAsia="en-IN"/>
              </w:rPr>
              <w:t>2020</w:t>
            </w:r>
          </w:p>
        </w:tc>
        <w:tc>
          <w:tcPr>
            <w:tcW w:w="1542" w:type="dxa"/>
            <w:hideMark/>
          </w:tcPr>
          <w:p w14:paraId="6754F326" w14:textId="77CF91D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 xml:space="preserve">CNN, Inception-v3, </w:t>
            </w:r>
            <w:proofErr w:type="spellStart"/>
            <w:r w:rsidRPr="007C5DFF">
              <w:rPr>
                <w:rFonts w:cs="Tahoma"/>
                <w:color w:val="000000"/>
                <w:kern w:val="24"/>
              </w:rPr>
              <w:t>Keras</w:t>
            </w:r>
            <w:proofErr w:type="spellEnd"/>
            <w:r w:rsidRPr="007C5DFF">
              <w:rPr>
                <w:rFonts w:cs="Tahoma"/>
                <w:color w:val="000000"/>
                <w:kern w:val="24"/>
              </w:rPr>
              <w:t>, TensorFlow, DCNN, Leaky</w:t>
            </w:r>
            <w:r w:rsidR="00420C47">
              <w:rPr>
                <w:rFonts w:cs="Tahoma"/>
                <w:color w:val="000000"/>
                <w:kern w:val="24"/>
              </w:rPr>
              <w:t xml:space="preserve"> </w:t>
            </w:r>
            <w:proofErr w:type="spellStart"/>
            <w:r w:rsidRPr="007C5DFF">
              <w:rPr>
                <w:rFonts w:cs="Tahoma"/>
                <w:color w:val="000000"/>
                <w:kern w:val="24"/>
              </w:rPr>
              <w:t>ReLU</w:t>
            </w:r>
            <w:proofErr w:type="spellEnd"/>
            <w:r w:rsidRPr="007C5DFF">
              <w:rPr>
                <w:rFonts w:cs="Tahoma"/>
                <w:color w:val="000000"/>
                <w:kern w:val="24"/>
              </w:rPr>
              <w:t xml:space="preserve">, </w:t>
            </w:r>
            <w:proofErr w:type="spellStart"/>
            <w:r w:rsidRPr="007C5DFF">
              <w:rPr>
                <w:rFonts w:cs="Tahoma"/>
                <w:color w:val="000000"/>
                <w:kern w:val="24"/>
              </w:rPr>
              <w:t>Adamax</w:t>
            </w:r>
            <w:proofErr w:type="spellEnd"/>
            <w:r w:rsidRPr="007C5DFF">
              <w:rPr>
                <w:rFonts w:cs="Tahoma"/>
                <w:color w:val="000000"/>
                <w:kern w:val="24"/>
              </w:rPr>
              <w:t xml:space="preserve"> optimizer, TPR is similar to the positive predictive value</w:t>
            </w:r>
          </w:p>
        </w:tc>
        <w:tc>
          <w:tcPr>
            <w:tcW w:w="1407" w:type="dxa"/>
            <w:hideMark/>
          </w:tcPr>
          <w:p w14:paraId="4100D69D"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0.86 AUROC for BKL</w:t>
            </w:r>
          </w:p>
        </w:tc>
        <w:tc>
          <w:tcPr>
            <w:tcW w:w="1701" w:type="dxa"/>
            <w:hideMark/>
          </w:tcPr>
          <w:p w14:paraId="58362EC2"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0.78 AUROC for MEL</w:t>
            </w:r>
          </w:p>
        </w:tc>
        <w:tc>
          <w:tcPr>
            <w:tcW w:w="1418" w:type="dxa"/>
            <w:hideMark/>
          </w:tcPr>
          <w:p w14:paraId="31ACADA2"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Accuracy</w:t>
            </w:r>
          </w:p>
        </w:tc>
        <w:tc>
          <w:tcPr>
            <w:tcW w:w="1417" w:type="dxa"/>
          </w:tcPr>
          <w:p w14:paraId="60B1F636" w14:textId="3C5EEB68" w:rsidR="00A67601" w:rsidRPr="007C5DFF" w:rsidRDefault="00C83E69"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r>
              <w:rPr>
                <w:rFonts w:cs="Tahoma"/>
                <w:color w:val="000000"/>
                <w:kern w:val="24"/>
              </w:rPr>
              <w:t>N/A</w:t>
            </w:r>
          </w:p>
        </w:tc>
        <w:tc>
          <w:tcPr>
            <w:tcW w:w="1559" w:type="dxa"/>
          </w:tcPr>
          <w:p w14:paraId="2B9A1642" w14:textId="3C4D6178" w:rsidR="00A67601" w:rsidRPr="007C5DFF" w:rsidRDefault="00C83E69"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r>
              <w:rPr>
                <w:rFonts w:cs="Tahoma"/>
                <w:color w:val="000000"/>
                <w:kern w:val="24"/>
              </w:rPr>
              <w:t>N/A</w:t>
            </w:r>
          </w:p>
        </w:tc>
      </w:tr>
      <w:tr w:rsidR="00A67601" w:rsidRPr="001C2090" w14:paraId="1AEF7C71" w14:textId="5154BBD1" w:rsidTr="00A67601">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299" w:type="dxa"/>
            <w:hideMark/>
          </w:tcPr>
          <w:p w14:paraId="052D40F7" w14:textId="77777777" w:rsidR="00A67601" w:rsidRPr="00C43D4F" w:rsidRDefault="00A67601" w:rsidP="00CC7B0A">
            <w:pPr>
              <w:rPr>
                <w:lang w:eastAsia="en-IN"/>
              </w:rPr>
            </w:pPr>
            <w:r w:rsidRPr="00C43D4F">
              <w:rPr>
                <w:lang w:eastAsia="en-IN"/>
              </w:rPr>
              <w:lastRenderedPageBreak/>
              <w:t>2020</w:t>
            </w:r>
          </w:p>
        </w:tc>
        <w:tc>
          <w:tcPr>
            <w:tcW w:w="1542" w:type="dxa"/>
            <w:hideMark/>
          </w:tcPr>
          <w:p w14:paraId="3421FDCD"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MVSM classifier, CNN, feature extraction, GLCM, SVM, ABCD</w:t>
            </w:r>
          </w:p>
        </w:tc>
        <w:tc>
          <w:tcPr>
            <w:tcW w:w="1407" w:type="dxa"/>
            <w:hideMark/>
          </w:tcPr>
          <w:p w14:paraId="1712728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dataset which consists of eight different classes is compressed into 800 images and applied, the accuracy achieved is about 96.25%.</w:t>
            </w:r>
          </w:p>
        </w:tc>
        <w:tc>
          <w:tcPr>
            <w:tcW w:w="1701" w:type="dxa"/>
            <w:hideMark/>
          </w:tcPr>
          <w:p w14:paraId="39C12CDE"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 is lowered if minute amounts of foreign elements are found on the sample</w:t>
            </w:r>
          </w:p>
        </w:tc>
        <w:tc>
          <w:tcPr>
            <w:tcW w:w="1418" w:type="dxa"/>
            <w:hideMark/>
          </w:tcPr>
          <w:p w14:paraId="42E3097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657EF12F" w14:textId="14C7E4A7" w:rsidR="00A67601" w:rsidRPr="007C5DFF" w:rsidRDefault="00B33710"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color w:val="000000"/>
                <w:lang w:eastAsia="en-IN"/>
              </w:rPr>
              <w:t>Eight Classes help specify the disease for specific medication</w:t>
            </w:r>
          </w:p>
        </w:tc>
        <w:tc>
          <w:tcPr>
            <w:tcW w:w="1559" w:type="dxa"/>
          </w:tcPr>
          <w:p w14:paraId="3AB61299" w14:textId="61B7AA08" w:rsidR="00A67601" w:rsidRPr="007C5DFF" w:rsidRDefault="00B33710"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color w:val="000000"/>
                <w:lang w:eastAsia="en-IN"/>
              </w:rPr>
              <w:t>High accuracy on a very small specific training dataset</w:t>
            </w:r>
          </w:p>
        </w:tc>
      </w:tr>
      <w:tr w:rsidR="00A67601" w:rsidRPr="001C2090" w14:paraId="63A73469" w14:textId="75F450F8" w:rsidTr="00A67601">
        <w:trPr>
          <w:trHeight w:val="636"/>
        </w:trPr>
        <w:tc>
          <w:tcPr>
            <w:cnfStyle w:val="001000000000" w:firstRow="0" w:lastRow="0" w:firstColumn="1" w:lastColumn="0" w:oddVBand="0" w:evenVBand="0" w:oddHBand="0" w:evenHBand="0" w:firstRowFirstColumn="0" w:firstRowLastColumn="0" w:lastRowFirstColumn="0" w:lastRowLastColumn="0"/>
            <w:tcW w:w="1299" w:type="dxa"/>
            <w:hideMark/>
          </w:tcPr>
          <w:p w14:paraId="7085BCD6" w14:textId="77777777" w:rsidR="00A67601" w:rsidRPr="00C43D4F" w:rsidRDefault="00A67601" w:rsidP="00CC7B0A">
            <w:pPr>
              <w:rPr>
                <w:lang w:eastAsia="en-IN"/>
              </w:rPr>
            </w:pPr>
            <w:r w:rsidRPr="00C43D4F">
              <w:rPr>
                <w:lang w:eastAsia="en-IN"/>
              </w:rPr>
              <w:t>2020</w:t>
            </w:r>
          </w:p>
        </w:tc>
        <w:tc>
          <w:tcPr>
            <w:tcW w:w="1542" w:type="dxa"/>
            <w:hideMark/>
          </w:tcPr>
          <w:p w14:paraId="55AA4A03"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CNN SENet154, WSL, Adam, weighted loss-entropy</w:t>
            </w:r>
          </w:p>
        </w:tc>
        <w:tc>
          <w:tcPr>
            <w:tcW w:w="1407" w:type="dxa"/>
            <w:hideMark/>
          </w:tcPr>
          <w:p w14:paraId="00E64111"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Efficient Architecture</w:t>
            </w:r>
          </w:p>
        </w:tc>
        <w:tc>
          <w:tcPr>
            <w:tcW w:w="1701" w:type="dxa"/>
            <w:hideMark/>
          </w:tcPr>
          <w:p w14:paraId="1C5AD2D7"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Not much improved with ensemble strategy</w:t>
            </w:r>
          </w:p>
        </w:tc>
        <w:tc>
          <w:tcPr>
            <w:tcW w:w="1418" w:type="dxa"/>
            <w:hideMark/>
          </w:tcPr>
          <w:p w14:paraId="6357354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roofErr w:type="spellStart"/>
            <w:r w:rsidRPr="007C5DFF">
              <w:rPr>
                <w:color w:val="000000"/>
                <w:lang w:eastAsia="en-IN"/>
              </w:rPr>
              <w:t>EfficientNet</w:t>
            </w:r>
            <w:proofErr w:type="spellEnd"/>
            <w:r w:rsidRPr="007C5DFF">
              <w:rPr>
                <w:color w:val="000000"/>
                <w:lang w:eastAsia="en-IN"/>
              </w:rPr>
              <w:t xml:space="preserve">, </w:t>
            </w:r>
            <w:proofErr w:type="spellStart"/>
            <w:r w:rsidRPr="007C5DFF">
              <w:rPr>
                <w:color w:val="000000"/>
                <w:lang w:eastAsia="en-IN"/>
              </w:rPr>
              <w:t>SENet</w:t>
            </w:r>
            <w:proofErr w:type="spellEnd"/>
            <w:r w:rsidRPr="007C5DFF">
              <w:rPr>
                <w:color w:val="000000"/>
                <w:lang w:eastAsia="en-IN"/>
              </w:rPr>
              <w:t xml:space="preserve"> (T1 = 67.2%, T2 = 70.0%), </w:t>
            </w:r>
            <w:proofErr w:type="spellStart"/>
            <w:r w:rsidRPr="007C5DFF">
              <w:rPr>
                <w:color w:val="000000"/>
                <w:lang w:eastAsia="en-IN"/>
              </w:rPr>
              <w:t>ResNeXt</w:t>
            </w:r>
            <w:proofErr w:type="spellEnd"/>
            <w:r w:rsidRPr="007C5DFF">
              <w:rPr>
                <w:color w:val="000000"/>
                <w:lang w:eastAsia="en-IN"/>
              </w:rPr>
              <w:t xml:space="preserve"> WSL (T1 = 65.9%, T2 = 68.1%)</w:t>
            </w:r>
          </w:p>
          <w:p w14:paraId="23A3F2D2"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17" w:type="dxa"/>
          </w:tcPr>
          <w:p w14:paraId="1EAE7A9A" w14:textId="577BB5AB" w:rsidR="00A67601" w:rsidRPr="007C5DFF" w:rsidRDefault="00B3371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Transfer Learning</w:t>
            </w:r>
          </w:p>
        </w:tc>
        <w:tc>
          <w:tcPr>
            <w:tcW w:w="1559" w:type="dxa"/>
          </w:tcPr>
          <w:p w14:paraId="38D32EAF" w14:textId="3E92FC9D" w:rsidR="00A67601" w:rsidRPr="007C5DFF" w:rsidRDefault="00B3371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Not implemented properly with small dataset, parameter tuning required</w:t>
            </w:r>
          </w:p>
        </w:tc>
      </w:tr>
      <w:tr w:rsidR="00A67601" w:rsidRPr="001C2090" w14:paraId="4BCE678F" w14:textId="18B2BB54" w:rsidTr="00A6760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99" w:type="dxa"/>
            <w:hideMark/>
          </w:tcPr>
          <w:p w14:paraId="20927CFC" w14:textId="77777777" w:rsidR="00A67601" w:rsidRPr="00C43D4F" w:rsidRDefault="00A67601" w:rsidP="00CC7B0A">
            <w:pPr>
              <w:rPr>
                <w:lang w:eastAsia="en-IN"/>
              </w:rPr>
            </w:pPr>
            <w:r w:rsidRPr="00C43D4F">
              <w:rPr>
                <w:lang w:eastAsia="en-IN"/>
              </w:rPr>
              <w:t>2020</w:t>
            </w:r>
          </w:p>
        </w:tc>
        <w:tc>
          <w:tcPr>
            <w:tcW w:w="1542" w:type="dxa"/>
            <w:hideMark/>
          </w:tcPr>
          <w:p w14:paraId="2ED1850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GLCM, HOG, GAC</w:t>
            </w:r>
          </w:p>
        </w:tc>
        <w:tc>
          <w:tcPr>
            <w:tcW w:w="1407" w:type="dxa"/>
            <w:hideMark/>
          </w:tcPr>
          <w:p w14:paraId="36E9EB5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Feature extraction for early detection</w:t>
            </w:r>
          </w:p>
        </w:tc>
        <w:tc>
          <w:tcPr>
            <w:tcW w:w="1701" w:type="dxa"/>
            <w:hideMark/>
          </w:tcPr>
          <w:p w14:paraId="46F705A2"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Not enough/adequate dataset</w:t>
            </w:r>
          </w:p>
        </w:tc>
        <w:tc>
          <w:tcPr>
            <w:tcW w:w="1418" w:type="dxa"/>
            <w:hideMark/>
          </w:tcPr>
          <w:p w14:paraId="0D9FF032"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ABCD Rule, SVM Classifier, Accuracy, Sensitivity, Specificity using KNN</w:t>
            </w:r>
          </w:p>
        </w:tc>
        <w:tc>
          <w:tcPr>
            <w:tcW w:w="1417" w:type="dxa"/>
          </w:tcPr>
          <w:p w14:paraId="36765639" w14:textId="23C96390" w:rsidR="00A67601" w:rsidRPr="007C5DFF" w:rsidRDefault="00C83E69" w:rsidP="00C83E69">
            <w:pPr>
              <w:cnfStyle w:val="000000100000" w:firstRow="0" w:lastRow="0" w:firstColumn="0" w:lastColumn="0" w:oddVBand="0" w:evenVBand="0" w:oddHBand="1" w:evenHBand="0" w:firstRowFirstColumn="0" w:firstRowLastColumn="0" w:lastRowFirstColumn="0" w:lastRowLastColumn="0"/>
              <w:rPr>
                <w:color w:val="000000"/>
                <w:lang w:eastAsia="en-IN"/>
              </w:rPr>
            </w:pPr>
            <w:r w:rsidRPr="00C83E69">
              <w:rPr>
                <w:color w:val="000000"/>
                <w:lang w:eastAsia="en-IN"/>
              </w:rPr>
              <w:t>characterize the texture of an image by calculating how often pairs of pixels with specific values and in a specified spatial relationship occur in an image</w:t>
            </w:r>
          </w:p>
        </w:tc>
        <w:tc>
          <w:tcPr>
            <w:tcW w:w="1559" w:type="dxa"/>
          </w:tcPr>
          <w:p w14:paraId="1BC9517F" w14:textId="2A563EA2" w:rsidR="00A67601" w:rsidRPr="007C5DFF" w:rsidRDefault="00C83E69"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C83E69">
              <w:rPr>
                <w:color w:val="000000"/>
                <w:lang w:eastAsia="en-IN"/>
              </w:rPr>
              <w:t>high dimensionality of the matrix and the high correlation of the features</w:t>
            </w:r>
          </w:p>
        </w:tc>
      </w:tr>
      <w:tr w:rsidR="00A67601" w:rsidRPr="001C2090" w14:paraId="27EB1D8A" w14:textId="15482FA9" w:rsidTr="00A67601">
        <w:trPr>
          <w:trHeight w:val="960"/>
        </w:trPr>
        <w:tc>
          <w:tcPr>
            <w:cnfStyle w:val="001000000000" w:firstRow="0" w:lastRow="0" w:firstColumn="1" w:lastColumn="0" w:oddVBand="0" w:evenVBand="0" w:oddHBand="0" w:evenHBand="0" w:firstRowFirstColumn="0" w:firstRowLastColumn="0" w:lastRowFirstColumn="0" w:lastRowLastColumn="0"/>
            <w:tcW w:w="1299" w:type="dxa"/>
            <w:hideMark/>
          </w:tcPr>
          <w:p w14:paraId="4867B808" w14:textId="77777777" w:rsidR="00A67601" w:rsidRPr="00C43D4F" w:rsidRDefault="00A67601" w:rsidP="00CC7B0A">
            <w:pPr>
              <w:rPr>
                <w:lang w:eastAsia="en-IN"/>
              </w:rPr>
            </w:pPr>
            <w:r w:rsidRPr="00C43D4F">
              <w:rPr>
                <w:lang w:eastAsia="en-IN"/>
              </w:rPr>
              <w:t>2019</w:t>
            </w:r>
          </w:p>
        </w:tc>
        <w:tc>
          <w:tcPr>
            <w:tcW w:w="1542" w:type="dxa"/>
            <w:hideMark/>
          </w:tcPr>
          <w:p w14:paraId="4E0BF800"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Multiclass SVM, </w:t>
            </w:r>
            <w:proofErr w:type="spellStart"/>
            <w:r w:rsidRPr="007C5DFF">
              <w:rPr>
                <w:color w:val="000000"/>
                <w:lang w:eastAsia="en-IN"/>
              </w:rPr>
              <w:t>AlexNet</w:t>
            </w:r>
            <w:proofErr w:type="spellEnd"/>
            <w:r w:rsidRPr="007C5DFF">
              <w:rPr>
                <w:color w:val="000000"/>
                <w:lang w:eastAsia="en-IN"/>
              </w:rPr>
              <w:t xml:space="preserve">, </w:t>
            </w:r>
            <w:proofErr w:type="spellStart"/>
            <w:r w:rsidRPr="007C5DFF">
              <w:rPr>
                <w:color w:val="000000"/>
                <w:lang w:eastAsia="en-IN"/>
              </w:rPr>
              <w:t>ReLU</w:t>
            </w:r>
            <w:proofErr w:type="spellEnd"/>
          </w:p>
        </w:tc>
        <w:tc>
          <w:tcPr>
            <w:tcW w:w="1407" w:type="dxa"/>
            <w:hideMark/>
          </w:tcPr>
          <w:p w14:paraId="3C3603D3"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 – 94.016%</w:t>
            </w:r>
          </w:p>
        </w:tc>
        <w:tc>
          <w:tcPr>
            <w:tcW w:w="1701" w:type="dxa"/>
            <w:hideMark/>
          </w:tcPr>
          <w:p w14:paraId="7F3D77B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Model used is a pre-trained model, robust</w:t>
            </w:r>
          </w:p>
        </w:tc>
        <w:tc>
          <w:tcPr>
            <w:tcW w:w="1418" w:type="dxa"/>
            <w:hideMark/>
          </w:tcPr>
          <w:p w14:paraId="74276F70"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GOPS, L1D miss rate</w:t>
            </w:r>
          </w:p>
        </w:tc>
        <w:tc>
          <w:tcPr>
            <w:tcW w:w="1417" w:type="dxa"/>
          </w:tcPr>
          <w:p w14:paraId="6740DC63" w14:textId="5F564FE6" w:rsidR="00A67601" w:rsidRPr="007C5DFF" w:rsidRDefault="008933CD"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Excellent feature extraction</w:t>
            </w:r>
          </w:p>
        </w:tc>
        <w:tc>
          <w:tcPr>
            <w:tcW w:w="1559" w:type="dxa"/>
          </w:tcPr>
          <w:p w14:paraId="0D59148E" w14:textId="0A9E7C92" w:rsidR="00A67601" w:rsidRPr="007C5DFF" w:rsidRDefault="008933CD"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t xml:space="preserve">There are many scenarios in which there are multiple categories to which points belong, but a given point can belong to multiple categories. In its most basic </w:t>
            </w:r>
            <w:r>
              <w:lastRenderedPageBreak/>
              <w:t>form, this problem decomposes trivially into a set of unlinked binary problems</w:t>
            </w:r>
          </w:p>
        </w:tc>
      </w:tr>
      <w:tr w:rsidR="00A67601" w:rsidRPr="001C2090" w14:paraId="0CA16193" w14:textId="2D763ADE" w:rsidTr="00A6760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99" w:type="dxa"/>
            <w:hideMark/>
          </w:tcPr>
          <w:p w14:paraId="01D908BC" w14:textId="77777777" w:rsidR="00A67601" w:rsidRPr="00C43D4F" w:rsidRDefault="00A67601" w:rsidP="00CC7B0A">
            <w:pPr>
              <w:rPr>
                <w:lang w:eastAsia="en-IN"/>
              </w:rPr>
            </w:pPr>
            <w:r w:rsidRPr="00C43D4F">
              <w:rPr>
                <w:lang w:eastAsia="en-IN"/>
              </w:rPr>
              <w:lastRenderedPageBreak/>
              <w:t>2019</w:t>
            </w:r>
          </w:p>
        </w:tc>
        <w:tc>
          <w:tcPr>
            <w:tcW w:w="1542" w:type="dxa"/>
            <w:hideMark/>
          </w:tcPr>
          <w:p w14:paraId="7E30C05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CNN, pooling layers, dense network, SVM</w:t>
            </w:r>
          </w:p>
        </w:tc>
        <w:tc>
          <w:tcPr>
            <w:tcW w:w="1407" w:type="dxa"/>
            <w:hideMark/>
          </w:tcPr>
          <w:p w14:paraId="2F503569"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roofErr w:type="spellStart"/>
            <w:r w:rsidRPr="007C5DFF">
              <w:rPr>
                <w:color w:val="000000"/>
                <w:lang w:eastAsia="en-IN"/>
              </w:rPr>
              <w:t>AlexNet</w:t>
            </w:r>
            <w:proofErr w:type="spellEnd"/>
            <w:r w:rsidRPr="007C5DFF">
              <w:rPr>
                <w:color w:val="000000"/>
                <w:lang w:eastAsia="en-IN"/>
              </w:rPr>
              <w:t>, VGG16, ResNet-18</w:t>
            </w:r>
          </w:p>
        </w:tc>
        <w:tc>
          <w:tcPr>
            <w:tcW w:w="1701" w:type="dxa"/>
            <w:hideMark/>
          </w:tcPr>
          <w:p w14:paraId="331DB92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Deep Network but Small Dataset – 3000 images</w:t>
            </w:r>
          </w:p>
          <w:p w14:paraId="165546B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8" w:type="dxa"/>
            <w:hideMark/>
          </w:tcPr>
          <w:p w14:paraId="6085C43F"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rFonts w:ascii="Arial" w:hAnsi="Arial" w:cs="Arial"/>
                <w:lang w:eastAsia="en-IN"/>
              </w:rPr>
            </w:pPr>
            <w:r w:rsidRPr="007C5DFF">
              <w:rPr>
                <w:rFonts w:ascii="Arial" w:hAnsi="Arial" w:cs="Arial"/>
                <w:lang w:eastAsia="en-IN"/>
              </w:rPr>
              <w:t> Accuracy = 74%</w:t>
            </w:r>
          </w:p>
          <w:p w14:paraId="06C69DD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rFonts w:ascii="Arial" w:hAnsi="Arial" w:cs="Arial"/>
                <w:lang w:eastAsia="en-IN"/>
              </w:rPr>
            </w:pPr>
          </w:p>
        </w:tc>
        <w:tc>
          <w:tcPr>
            <w:tcW w:w="1417" w:type="dxa"/>
          </w:tcPr>
          <w:p w14:paraId="2961B5F0" w14:textId="04733C21" w:rsidR="00A67601" w:rsidRPr="007C5DFF" w:rsidRDefault="008933CD" w:rsidP="00CC7B0A">
            <w:pPr>
              <w:cnfStyle w:val="000000100000" w:firstRow="0" w:lastRow="0" w:firstColumn="0" w:lastColumn="0" w:oddVBand="0" w:evenVBand="0" w:oddHBand="1" w:evenHBand="0" w:firstRowFirstColumn="0" w:firstRowLastColumn="0" w:lastRowFirstColumn="0" w:lastRowLastColumn="0"/>
              <w:rPr>
                <w:rFonts w:ascii="Arial" w:hAnsi="Arial" w:cs="Arial"/>
                <w:lang w:eastAsia="en-IN"/>
              </w:rPr>
            </w:pPr>
            <w:r>
              <w:rPr>
                <w:rFonts w:ascii="Arial" w:hAnsi="Arial" w:cs="Arial"/>
                <w:lang w:eastAsia="en-IN"/>
              </w:rPr>
              <w:t>N/A</w:t>
            </w:r>
          </w:p>
        </w:tc>
        <w:tc>
          <w:tcPr>
            <w:tcW w:w="1559" w:type="dxa"/>
          </w:tcPr>
          <w:p w14:paraId="2BBD21BA" w14:textId="33249847" w:rsidR="00A67601" w:rsidRPr="007C5DFF" w:rsidRDefault="008933CD" w:rsidP="00CC7B0A">
            <w:pPr>
              <w:cnfStyle w:val="000000100000" w:firstRow="0" w:lastRow="0" w:firstColumn="0" w:lastColumn="0" w:oddVBand="0" w:evenVBand="0" w:oddHBand="1" w:evenHBand="0" w:firstRowFirstColumn="0" w:firstRowLastColumn="0" w:lastRowFirstColumn="0" w:lastRowLastColumn="0"/>
              <w:rPr>
                <w:rFonts w:ascii="Arial" w:hAnsi="Arial" w:cs="Arial"/>
                <w:lang w:eastAsia="en-IN"/>
              </w:rPr>
            </w:pPr>
            <w:r>
              <w:rPr>
                <w:rFonts w:ascii="Arial" w:hAnsi="Arial" w:cs="Arial"/>
                <w:lang w:eastAsia="en-IN"/>
              </w:rPr>
              <w:t>The model does not predict properly.</w:t>
            </w:r>
          </w:p>
        </w:tc>
      </w:tr>
      <w:tr w:rsidR="00A67601" w:rsidRPr="001C2090" w14:paraId="7EBD4BBF" w14:textId="11C3B690" w:rsidTr="00A67601">
        <w:trPr>
          <w:trHeight w:val="1104"/>
        </w:trPr>
        <w:tc>
          <w:tcPr>
            <w:cnfStyle w:val="001000000000" w:firstRow="0" w:lastRow="0" w:firstColumn="1" w:lastColumn="0" w:oddVBand="0" w:evenVBand="0" w:oddHBand="0" w:evenHBand="0" w:firstRowFirstColumn="0" w:firstRowLastColumn="0" w:lastRowFirstColumn="0" w:lastRowLastColumn="0"/>
            <w:tcW w:w="1299" w:type="dxa"/>
            <w:hideMark/>
          </w:tcPr>
          <w:p w14:paraId="2629078A" w14:textId="77777777" w:rsidR="00A67601" w:rsidRPr="00C43D4F" w:rsidRDefault="00A67601" w:rsidP="00CC7B0A">
            <w:pPr>
              <w:rPr>
                <w:lang w:eastAsia="en-IN"/>
              </w:rPr>
            </w:pPr>
            <w:r w:rsidRPr="00C43D4F">
              <w:rPr>
                <w:lang w:eastAsia="en-IN"/>
              </w:rPr>
              <w:t>Apr-19</w:t>
            </w:r>
          </w:p>
        </w:tc>
        <w:tc>
          <w:tcPr>
            <w:tcW w:w="1542" w:type="dxa"/>
            <w:hideMark/>
          </w:tcPr>
          <w:p w14:paraId="0F130962"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CNN, pooling layer, dense network</w:t>
            </w:r>
          </w:p>
        </w:tc>
        <w:tc>
          <w:tcPr>
            <w:tcW w:w="1407" w:type="dxa"/>
            <w:hideMark/>
          </w:tcPr>
          <w:p w14:paraId="685BBCAE"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 – 89.5%</w:t>
            </w:r>
          </w:p>
        </w:tc>
        <w:tc>
          <w:tcPr>
            <w:tcW w:w="1701" w:type="dxa"/>
            <w:hideMark/>
          </w:tcPr>
          <w:p w14:paraId="22625560"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Time consuming</w:t>
            </w:r>
          </w:p>
        </w:tc>
        <w:tc>
          <w:tcPr>
            <w:tcW w:w="1418" w:type="dxa"/>
            <w:hideMark/>
          </w:tcPr>
          <w:p w14:paraId="31720883"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 = 89.5%, Recall = 0.84, Specificity, Precision = 0.8325, F-measure = 0.8325</w:t>
            </w:r>
          </w:p>
        </w:tc>
        <w:tc>
          <w:tcPr>
            <w:tcW w:w="1417" w:type="dxa"/>
          </w:tcPr>
          <w:p w14:paraId="666165A0" w14:textId="1455BB33" w:rsidR="00A67601" w:rsidRPr="007C5DFF" w:rsidRDefault="009D786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Images have been taken randomly for better training</w:t>
            </w:r>
            <w:r w:rsidR="008933CD">
              <w:rPr>
                <w:color w:val="000000"/>
                <w:lang w:eastAsia="en-IN"/>
              </w:rPr>
              <w:t xml:space="preserve"> and for wider input category of features</w:t>
            </w:r>
            <w:r>
              <w:rPr>
                <w:color w:val="000000"/>
                <w:lang w:eastAsia="en-IN"/>
              </w:rPr>
              <w:t>.</w:t>
            </w:r>
          </w:p>
        </w:tc>
        <w:tc>
          <w:tcPr>
            <w:tcW w:w="1559" w:type="dxa"/>
          </w:tcPr>
          <w:p w14:paraId="1C3F6B8F" w14:textId="51030ABE" w:rsidR="00A67601" w:rsidRPr="007C5DFF" w:rsidRDefault="008933CD"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The model may not predict that well on the given but may be able to identify the features more accurately.</w:t>
            </w:r>
          </w:p>
        </w:tc>
      </w:tr>
      <w:tr w:rsidR="00A67601" w:rsidRPr="001C2090" w14:paraId="6F9B599D" w14:textId="480E1E19" w:rsidTr="00A67601">
        <w:trPr>
          <w:cnfStyle w:val="000000100000" w:firstRow="0" w:lastRow="0" w:firstColumn="0" w:lastColumn="0" w:oddVBand="0" w:evenVBand="0" w:oddHBand="1" w:evenHBand="0" w:firstRowFirstColumn="0" w:firstRowLastColumn="0" w:lastRowFirstColumn="0" w:lastRowLastColumn="0"/>
          <w:trHeight w:val="1596"/>
        </w:trPr>
        <w:tc>
          <w:tcPr>
            <w:cnfStyle w:val="001000000000" w:firstRow="0" w:lastRow="0" w:firstColumn="1" w:lastColumn="0" w:oddVBand="0" w:evenVBand="0" w:oddHBand="0" w:evenHBand="0" w:firstRowFirstColumn="0" w:firstRowLastColumn="0" w:lastRowFirstColumn="0" w:lastRowLastColumn="0"/>
            <w:tcW w:w="1299" w:type="dxa"/>
            <w:hideMark/>
          </w:tcPr>
          <w:p w14:paraId="3F0FED80" w14:textId="77777777" w:rsidR="00A67601" w:rsidRPr="00C43D4F" w:rsidRDefault="00A67601" w:rsidP="00CC7B0A">
            <w:pPr>
              <w:rPr>
                <w:lang w:eastAsia="en-IN"/>
              </w:rPr>
            </w:pPr>
            <w:r w:rsidRPr="00C43D4F">
              <w:rPr>
                <w:lang w:eastAsia="en-IN"/>
              </w:rPr>
              <w:t>Mar-19</w:t>
            </w:r>
          </w:p>
        </w:tc>
        <w:tc>
          <w:tcPr>
            <w:tcW w:w="1542" w:type="dxa"/>
            <w:hideMark/>
          </w:tcPr>
          <w:p w14:paraId="61171EF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CNN, Inception V2 Net, K-means Cluster, Max-pooling, Sonification Algorithms</w:t>
            </w:r>
          </w:p>
        </w:tc>
        <w:tc>
          <w:tcPr>
            <w:tcW w:w="1407" w:type="dxa"/>
            <w:hideMark/>
          </w:tcPr>
          <w:p w14:paraId="4F0ADC6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No. of K-means Epochs = 100</w:t>
            </w:r>
          </w:p>
        </w:tc>
        <w:tc>
          <w:tcPr>
            <w:tcW w:w="1701" w:type="dxa"/>
            <w:hideMark/>
          </w:tcPr>
          <w:p w14:paraId="6EB6B8AE"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F2-score +</w:t>
            </w:r>
            <w:proofErr w:type="spellStart"/>
            <w:r w:rsidRPr="007C5DFF">
              <w:rPr>
                <w:color w:val="000000"/>
                <w:lang w:eastAsia="en-IN"/>
              </w:rPr>
              <w:t>ve</w:t>
            </w:r>
            <w:proofErr w:type="spellEnd"/>
            <w:r w:rsidRPr="007C5DFF">
              <w:rPr>
                <w:color w:val="000000"/>
                <w:lang w:eastAsia="en-IN"/>
              </w:rPr>
              <w:t xml:space="preserve"> Prediction = 59.9%, High Sensitivity, Low Specificity</w:t>
            </w:r>
          </w:p>
        </w:tc>
        <w:tc>
          <w:tcPr>
            <w:tcW w:w="1418" w:type="dxa"/>
            <w:hideMark/>
          </w:tcPr>
          <w:p w14:paraId="72D7D3CF"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F2-score = 81.8%, Sensitivity = 91.7%, Specificity = 41.8%, Precision = 57.3%</w:t>
            </w:r>
          </w:p>
          <w:p w14:paraId="5CE59BE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7" w:type="dxa"/>
          </w:tcPr>
          <w:p w14:paraId="3F34F9C1" w14:textId="77777777" w:rsidR="009D7861" w:rsidRPr="009D7861" w:rsidRDefault="009D7861" w:rsidP="009D7861">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color w:val="000000"/>
                <w:lang w:eastAsia="en-IN"/>
              </w:rPr>
            </w:pPr>
            <w:r w:rsidRPr="009D7861">
              <w:rPr>
                <w:color w:val="000000"/>
                <w:lang w:eastAsia="en-IN"/>
              </w:rPr>
              <w:t>Technology improves accuracy</w:t>
            </w:r>
          </w:p>
          <w:p w14:paraId="6E5E2F90" w14:textId="77777777" w:rsidR="009D7861" w:rsidRPr="009D7861" w:rsidRDefault="009D7861" w:rsidP="009D7861">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color w:val="000000"/>
                <w:lang w:eastAsia="en-IN"/>
              </w:rPr>
            </w:pPr>
            <w:r w:rsidRPr="009D7861">
              <w:rPr>
                <w:color w:val="000000"/>
                <w:lang w:eastAsia="en-IN"/>
              </w:rPr>
              <w:t>of skin cancer diagnosis and might assist physicians to diagnose</w:t>
            </w:r>
          </w:p>
          <w:p w14:paraId="2E5387F9" w14:textId="77777777" w:rsidR="009D7861" w:rsidRPr="009D7861" w:rsidRDefault="009D7861" w:rsidP="009D7861">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color w:val="000000"/>
                <w:lang w:eastAsia="en-IN"/>
              </w:rPr>
            </w:pPr>
            <w:r w:rsidRPr="009D7861">
              <w:rPr>
                <w:color w:val="000000"/>
                <w:lang w:eastAsia="en-IN"/>
              </w:rPr>
              <w:t xml:space="preserve">skin cancer and bypass </w:t>
            </w:r>
            <w:proofErr w:type="spellStart"/>
            <w:r w:rsidRPr="009D7861">
              <w:rPr>
                <w:color w:val="000000"/>
                <w:lang w:eastAsia="en-IN"/>
              </w:rPr>
              <w:t>dermoscopy</w:t>
            </w:r>
            <w:proofErr w:type="spellEnd"/>
            <w:r w:rsidRPr="009D7861">
              <w:rPr>
                <w:color w:val="000000"/>
                <w:lang w:eastAsia="en-IN"/>
              </w:rPr>
              <w:t>-related experience factors, time</w:t>
            </w:r>
          </w:p>
          <w:p w14:paraId="18C1D1CB" w14:textId="55941B38" w:rsidR="00A67601" w:rsidRPr="007C5DFF" w:rsidRDefault="009D7861" w:rsidP="009D7861">
            <w:pPr>
              <w:cnfStyle w:val="000000100000" w:firstRow="0" w:lastRow="0" w:firstColumn="0" w:lastColumn="0" w:oddVBand="0" w:evenVBand="0" w:oddHBand="1" w:evenHBand="0" w:firstRowFirstColumn="0" w:firstRowLastColumn="0" w:lastRowFirstColumn="0" w:lastRowLastColumn="0"/>
              <w:rPr>
                <w:color w:val="000000"/>
                <w:lang w:eastAsia="en-IN"/>
              </w:rPr>
            </w:pPr>
            <w:r w:rsidRPr="009D7861">
              <w:rPr>
                <w:color w:val="000000"/>
                <w:lang w:eastAsia="en-IN"/>
              </w:rPr>
              <w:t>constraints, physical inconvenience of acquiring images</w:t>
            </w:r>
          </w:p>
        </w:tc>
        <w:tc>
          <w:tcPr>
            <w:tcW w:w="1559" w:type="dxa"/>
          </w:tcPr>
          <w:p w14:paraId="1F7394F2" w14:textId="77777777" w:rsidR="002D7418" w:rsidRPr="002D7418" w:rsidRDefault="002D7418" w:rsidP="002D7418">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color w:val="000000"/>
                <w:lang w:eastAsia="en-IN"/>
              </w:rPr>
            </w:pPr>
            <w:r w:rsidRPr="002D7418">
              <w:rPr>
                <w:color w:val="000000"/>
                <w:lang w:eastAsia="en-IN"/>
              </w:rPr>
              <w:t>no a priori technology which can identify</w:t>
            </w:r>
          </w:p>
          <w:p w14:paraId="60A5740E" w14:textId="3025B818" w:rsidR="00A67601" w:rsidRPr="007C5DFF" w:rsidRDefault="002D7418" w:rsidP="002D7418">
            <w:pPr>
              <w:cnfStyle w:val="000000100000" w:firstRow="0" w:lastRow="0" w:firstColumn="0" w:lastColumn="0" w:oddVBand="0" w:evenVBand="0" w:oddHBand="1" w:evenHBand="0" w:firstRowFirstColumn="0" w:firstRowLastColumn="0" w:lastRowFirstColumn="0" w:lastRowLastColumn="0"/>
              <w:rPr>
                <w:color w:val="000000"/>
                <w:lang w:eastAsia="en-IN"/>
              </w:rPr>
            </w:pPr>
            <w:r w:rsidRPr="002D7418">
              <w:rPr>
                <w:color w:val="000000"/>
                <w:lang w:eastAsia="en-IN"/>
              </w:rPr>
              <w:t>whether a suspicious lesion is mild, moderate or severely dysplastic</w:t>
            </w:r>
          </w:p>
        </w:tc>
      </w:tr>
      <w:tr w:rsidR="00A67601" w:rsidRPr="001C2090" w14:paraId="017F6F22" w14:textId="46622829" w:rsidTr="00A67601">
        <w:trPr>
          <w:trHeight w:val="1356"/>
        </w:trPr>
        <w:tc>
          <w:tcPr>
            <w:cnfStyle w:val="001000000000" w:firstRow="0" w:lastRow="0" w:firstColumn="1" w:lastColumn="0" w:oddVBand="0" w:evenVBand="0" w:oddHBand="0" w:evenHBand="0" w:firstRowFirstColumn="0" w:firstRowLastColumn="0" w:lastRowFirstColumn="0" w:lastRowLastColumn="0"/>
            <w:tcW w:w="1299" w:type="dxa"/>
            <w:hideMark/>
          </w:tcPr>
          <w:p w14:paraId="35C9D4AC" w14:textId="77777777" w:rsidR="00A67601" w:rsidRPr="00C43D4F" w:rsidRDefault="00A67601" w:rsidP="00CC7B0A">
            <w:pPr>
              <w:rPr>
                <w:lang w:eastAsia="en-IN"/>
              </w:rPr>
            </w:pPr>
            <w:r w:rsidRPr="00C43D4F">
              <w:rPr>
                <w:lang w:eastAsia="en-IN"/>
              </w:rPr>
              <w:t>2019</w:t>
            </w:r>
          </w:p>
        </w:tc>
        <w:tc>
          <w:tcPr>
            <w:tcW w:w="1542" w:type="dxa"/>
            <w:hideMark/>
          </w:tcPr>
          <w:p w14:paraId="1AF08F0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CNN, </w:t>
            </w:r>
            <w:proofErr w:type="spellStart"/>
            <w:r w:rsidRPr="007C5DFF">
              <w:rPr>
                <w:color w:val="000000"/>
                <w:lang w:eastAsia="en-IN"/>
              </w:rPr>
              <w:t>McNemar</w:t>
            </w:r>
            <w:proofErr w:type="spellEnd"/>
            <w:r w:rsidRPr="007C5DFF">
              <w:rPr>
                <w:color w:val="000000"/>
                <w:lang w:eastAsia="en-IN"/>
              </w:rPr>
              <w:t xml:space="preserve"> Test, ResNet50, Bonferroni Correction</w:t>
            </w:r>
          </w:p>
          <w:p w14:paraId="19AC7A8E"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07" w:type="dxa"/>
            <w:hideMark/>
          </w:tcPr>
          <w:p w14:paraId="08E66019"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MATLAB</w:t>
            </w:r>
          </w:p>
          <w:p w14:paraId="09014FA4"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701" w:type="dxa"/>
            <w:hideMark/>
          </w:tcPr>
          <w:p w14:paraId="1258EEAB"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Small dataset (11,444), training may be inefficient, class imbalance</w:t>
            </w:r>
          </w:p>
        </w:tc>
        <w:tc>
          <w:tcPr>
            <w:tcW w:w="1418" w:type="dxa"/>
            <w:hideMark/>
          </w:tcPr>
          <w:p w14:paraId="78C8D06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 = 100%, detection rate = 100%</w:t>
            </w:r>
          </w:p>
          <w:p w14:paraId="4AF0587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17" w:type="dxa"/>
          </w:tcPr>
          <w:p w14:paraId="5B68839D" w14:textId="28CABDFB" w:rsidR="00A67601" w:rsidRPr="007C5DFF" w:rsidRDefault="009D786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The prediction may be correct most of the time.</w:t>
            </w:r>
          </w:p>
        </w:tc>
        <w:tc>
          <w:tcPr>
            <w:tcW w:w="1559" w:type="dxa"/>
          </w:tcPr>
          <w:p w14:paraId="3EAB7606" w14:textId="3C2F638F" w:rsidR="00A67601" w:rsidRPr="007C5DFF" w:rsidRDefault="009D786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 xml:space="preserve">The model might have overfit on the data so it might predict </w:t>
            </w:r>
            <w:proofErr w:type="gramStart"/>
            <w:r>
              <w:rPr>
                <w:color w:val="000000"/>
                <w:lang w:eastAsia="en-IN"/>
              </w:rPr>
              <w:t>properly  on</w:t>
            </w:r>
            <w:proofErr w:type="gramEnd"/>
            <w:r>
              <w:rPr>
                <w:color w:val="000000"/>
                <w:lang w:eastAsia="en-IN"/>
              </w:rPr>
              <w:t xml:space="preserve"> a specific kind of data </w:t>
            </w:r>
            <w:r>
              <w:rPr>
                <w:color w:val="000000"/>
                <w:lang w:eastAsia="en-IN"/>
              </w:rPr>
              <w:lastRenderedPageBreak/>
              <w:t>which might be fed to it.</w:t>
            </w:r>
          </w:p>
        </w:tc>
      </w:tr>
      <w:tr w:rsidR="00A67601" w:rsidRPr="001C2090" w14:paraId="07F450A9" w14:textId="52DBA8CF" w:rsidTr="00A67601">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299" w:type="dxa"/>
            <w:hideMark/>
          </w:tcPr>
          <w:p w14:paraId="10D715EA" w14:textId="77777777" w:rsidR="00A67601" w:rsidRPr="00C43D4F" w:rsidRDefault="00A67601" w:rsidP="00CC7B0A">
            <w:pPr>
              <w:rPr>
                <w:lang w:eastAsia="en-IN"/>
              </w:rPr>
            </w:pPr>
            <w:r w:rsidRPr="00C43D4F">
              <w:rPr>
                <w:lang w:eastAsia="en-IN"/>
              </w:rPr>
              <w:lastRenderedPageBreak/>
              <w:t>2018-2019</w:t>
            </w:r>
          </w:p>
        </w:tc>
        <w:tc>
          <w:tcPr>
            <w:tcW w:w="1542" w:type="dxa"/>
            <w:hideMark/>
          </w:tcPr>
          <w:p w14:paraId="26706C15"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CNN, VGG16, ImageNet</w:t>
            </w:r>
          </w:p>
        </w:tc>
        <w:tc>
          <w:tcPr>
            <w:tcW w:w="1407" w:type="dxa"/>
            <w:hideMark/>
          </w:tcPr>
          <w:p w14:paraId="41EF17D7" w14:textId="2B0D7522"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 – 92.5%</w:t>
            </w:r>
          </w:p>
        </w:tc>
        <w:tc>
          <w:tcPr>
            <w:tcW w:w="1701" w:type="dxa"/>
            <w:hideMark/>
          </w:tcPr>
          <w:p w14:paraId="0C7269C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F1-score = 0.77, VGG16 Accuracy = 78%</w:t>
            </w:r>
          </w:p>
        </w:tc>
        <w:tc>
          <w:tcPr>
            <w:tcW w:w="1418" w:type="dxa"/>
            <w:hideMark/>
          </w:tcPr>
          <w:p w14:paraId="1C50271F"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Random Forest = 65.9%, </w:t>
            </w:r>
            <w:proofErr w:type="spellStart"/>
            <w:r w:rsidRPr="007C5DFF">
              <w:rPr>
                <w:color w:val="000000"/>
                <w:lang w:eastAsia="en-IN"/>
              </w:rPr>
              <w:t>XGBoost</w:t>
            </w:r>
            <w:proofErr w:type="spellEnd"/>
            <w:r w:rsidRPr="007C5DFF">
              <w:rPr>
                <w:color w:val="000000"/>
                <w:lang w:eastAsia="en-IN"/>
              </w:rPr>
              <w:t xml:space="preserve"> = 65.15%, SVM = 65.86%, </w:t>
            </w:r>
            <w:proofErr w:type="spellStart"/>
            <w:r w:rsidRPr="007C5DFF">
              <w:rPr>
                <w:color w:val="000000"/>
                <w:lang w:eastAsia="en-IN"/>
              </w:rPr>
              <w:t>ReLU</w:t>
            </w:r>
            <w:proofErr w:type="spellEnd"/>
            <w:r w:rsidRPr="007C5DFF">
              <w:rPr>
                <w:color w:val="000000"/>
                <w:lang w:eastAsia="en-IN"/>
              </w:rPr>
              <w:t>, Sigmoid</w:t>
            </w:r>
          </w:p>
          <w:p w14:paraId="49F99C77"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7" w:type="dxa"/>
          </w:tcPr>
          <w:p w14:paraId="0956D372" w14:textId="46241D2F" w:rsidR="00A67601" w:rsidRPr="007C5DFF" w:rsidRDefault="00B33710" w:rsidP="00B33710">
            <w:pPr>
              <w:cnfStyle w:val="000000100000" w:firstRow="0" w:lastRow="0" w:firstColumn="0" w:lastColumn="0" w:oddVBand="0" w:evenVBand="0" w:oddHBand="1" w:evenHBand="0" w:firstRowFirstColumn="0" w:firstRowLastColumn="0" w:lastRowFirstColumn="0" w:lastRowLastColumn="0"/>
              <w:rPr>
                <w:color w:val="000000"/>
                <w:lang w:eastAsia="en-IN"/>
              </w:rPr>
            </w:pPr>
            <w:r w:rsidRPr="00B33710">
              <w:rPr>
                <w:color w:val="000000"/>
                <w:lang w:eastAsia="en-IN"/>
              </w:rPr>
              <w:t>Max-pooling fetches maximum pixel</w:t>
            </w:r>
          </w:p>
        </w:tc>
        <w:tc>
          <w:tcPr>
            <w:tcW w:w="1559" w:type="dxa"/>
          </w:tcPr>
          <w:p w14:paraId="4FE7E4DD" w14:textId="730DE8D3" w:rsidR="00A67601" w:rsidRPr="007C5DFF" w:rsidRDefault="00B33710"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color w:val="000000"/>
                <w:lang w:eastAsia="en-IN"/>
              </w:rPr>
              <w:t>Low F-score</w:t>
            </w:r>
          </w:p>
        </w:tc>
      </w:tr>
      <w:tr w:rsidR="00A67601" w:rsidRPr="001C2090" w14:paraId="76D17147" w14:textId="0E43E00F" w:rsidTr="00A67601">
        <w:trPr>
          <w:trHeight w:val="1572"/>
        </w:trPr>
        <w:tc>
          <w:tcPr>
            <w:cnfStyle w:val="001000000000" w:firstRow="0" w:lastRow="0" w:firstColumn="1" w:lastColumn="0" w:oddVBand="0" w:evenVBand="0" w:oddHBand="0" w:evenHBand="0" w:firstRowFirstColumn="0" w:firstRowLastColumn="0" w:lastRowFirstColumn="0" w:lastRowLastColumn="0"/>
            <w:tcW w:w="1299" w:type="dxa"/>
            <w:hideMark/>
          </w:tcPr>
          <w:p w14:paraId="42C70530" w14:textId="77777777" w:rsidR="00A67601" w:rsidRPr="00C43D4F" w:rsidRDefault="00A67601" w:rsidP="00CC7B0A">
            <w:pPr>
              <w:rPr>
                <w:lang w:eastAsia="en-IN"/>
              </w:rPr>
            </w:pPr>
            <w:r w:rsidRPr="00C43D4F">
              <w:rPr>
                <w:lang w:eastAsia="en-IN"/>
              </w:rPr>
              <w:t>2018</w:t>
            </w:r>
          </w:p>
        </w:tc>
        <w:tc>
          <w:tcPr>
            <w:tcW w:w="1542" w:type="dxa"/>
            <w:hideMark/>
          </w:tcPr>
          <w:p w14:paraId="681ED934"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roofErr w:type="spellStart"/>
            <w:r w:rsidRPr="007C5DFF">
              <w:rPr>
                <w:color w:val="000000"/>
                <w:lang w:eastAsia="en-IN"/>
              </w:rPr>
              <w:t>MatConvNet</w:t>
            </w:r>
            <w:proofErr w:type="spellEnd"/>
            <w:r w:rsidRPr="007C5DFF">
              <w:rPr>
                <w:color w:val="000000"/>
                <w:lang w:eastAsia="en-IN"/>
              </w:rPr>
              <w:t xml:space="preserve"> &amp; </w:t>
            </w:r>
            <w:proofErr w:type="spellStart"/>
            <w:r w:rsidRPr="007C5DFF">
              <w:rPr>
                <w:color w:val="000000"/>
                <w:lang w:eastAsia="en-IN"/>
              </w:rPr>
              <w:t>GoogLeNet</w:t>
            </w:r>
            <w:proofErr w:type="spellEnd"/>
            <w:r w:rsidRPr="007C5DFF">
              <w:rPr>
                <w:color w:val="000000"/>
                <w:lang w:eastAsia="en-IN"/>
              </w:rPr>
              <w:t xml:space="preserve"> Inception V3 CNN, </w:t>
            </w:r>
            <w:proofErr w:type="spellStart"/>
            <w:r w:rsidRPr="007C5DFF">
              <w:rPr>
                <w:color w:val="000000"/>
                <w:lang w:eastAsia="en-IN"/>
              </w:rPr>
              <w:t>GoogLeNet</w:t>
            </w:r>
            <w:proofErr w:type="spellEnd"/>
            <w:r w:rsidRPr="007C5DFF">
              <w:rPr>
                <w:color w:val="000000"/>
                <w:lang w:eastAsia="en-IN"/>
              </w:rPr>
              <w:t xml:space="preserve">, </w:t>
            </w:r>
            <w:proofErr w:type="spellStart"/>
            <w:r w:rsidRPr="007C5DFF">
              <w:rPr>
                <w:color w:val="000000"/>
                <w:lang w:eastAsia="en-IN"/>
              </w:rPr>
              <w:t>AlexNet</w:t>
            </w:r>
            <w:proofErr w:type="spellEnd"/>
            <w:r w:rsidRPr="007C5DFF">
              <w:rPr>
                <w:color w:val="000000"/>
                <w:lang w:eastAsia="en-IN"/>
              </w:rPr>
              <w:t xml:space="preserve">, </w:t>
            </w:r>
            <w:proofErr w:type="spellStart"/>
            <w:r w:rsidRPr="007C5DFF">
              <w:rPr>
                <w:color w:val="000000"/>
                <w:lang w:eastAsia="en-IN"/>
              </w:rPr>
              <w:t>ResNet</w:t>
            </w:r>
            <w:proofErr w:type="spellEnd"/>
            <w:r w:rsidRPr="007C5DFF">
              <w:rPr>
                <w:color w:val="000000"/>
                <w:lang w:eastAsia="en-IN"/>
              </w:rPr>
              <w:t xml:space="preserve">, </w:t>
            </w:r>
            <w:proofErr w:type="spellStart"/>
            <w:r w:rsidRPr="007C5DFF">
              <w:rPr>
                <w:color w:val="000000"/>
                <w:lang w:eastAsia="en-IN"/>
              </w:rPr>
              <w:t>VGGNet</w:t>
            </w:r>
            <w:proofErr w:type="spellEnd"/>
            <w:r w:rsidRPr="007C5DFF">
              <w:rPr>
                <w:color w:val="000000"/>
                <w:lang w:eastAsia="en-IN"/>
              </w:rPr>
              <w:t>, Simple Majority Voting, SMP</w:t>
            </w:r>
          </w:p>
          <w:p w14:paraId="027F86C5"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07" w:type="dxa"/>
            <w:hideMark/>
          </w:tcPr>
          <w:p w14:paraId="7161F61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1.28 million NATURAL images 500 epochs, pre-trained models used, </w:t>
            </w:r>
            <w:proofErr w:type="spellStart"/>
            <w:r w:rsidRPr="007C5DFF">
              <w:rPr>
                <w:color w:val="000000"/>
                <w:lang w:eastAsia="en-IN"/>
              </w:rPr>
              <w:t>MatConvNet</w:t>
            </w:r>
            <w:proofErr w:type="spellEnd"/>
            <w:r w:rsidRPr="007C5DFF">
              <w:rPr>
                <w:color w:val="000000"/>
                <w:lang w:eastAsia="en-IN"/>
              </w:rPr>
              <w:t xml:space="preserve"> provides pre-trained CNN models and some functions to create and initialize new neural networks</w:t>
            </w:r>
          </w:p>
        </w:tc>
        <w:tc>
          <w:tcPr>
            <w:tcW w:w="1701" w:type="dxa"/>
            <w:hideMark/>
          </w:tcPr>
          <w:p w14:paraId="562B28AD"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Limited computational resources, time-consuming procedures</w:t>
            </w:r>
          </w:p>
        </w:tc>
        <w:tc>
          <w:tcPr>
            <w:tcW w:w="1418" w:type="dxa"/>
            <w:hideMark/>
          </w:tcPr>
          <w:p w14:paraId="50C44E89"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roofErr w:type="spellStart"/>
            <w:r w:rsidRPr="007C5DFF">
              <w:rPr>
                <w:color w:val="000000"/>
                <w:lang w:eastAsia="en-IN"/>
              </w:rPr>
              <w:t>Go</w:t>
            </w:r>
            <w:r>
              <w:rPr>
                <w:color w:val="000000"/>
                <w:lang w:eastAsia="en-IN"/>
              </w:rPr>
              <w:t>o</w:t>
            </w:r>
            <w:r w:rsidRPr="007C5DFF">
              <w:rPr>
                <w:color w:val="000000"/>
                <w:lang w:eastAsia="en-IN"/>
              </w:rPr>
              <w:t>gLeNet</w:t>
            </w:r>
            <w:proofErr w:type="spellEnd"/>
            <w:r w:rsidRPr="007C5DFF">
              <w:rPr>
                <w:color w:val="000000"/>
                <w:lang w:eastAsia="en-IN"/>
              </w:rPr>
              <w:t xml:space="preserve"> Error Rate = 0.1, </w:t>
            </w:r>
            <w:proofErr w:type="spellStart"/>
            <w:r w:rsidRPr="007C5DFF">
              <w:rPr>
                <w:color w:val="000000"/>
                <w:lang w:eastAsia="en-IN"/>
              </w:rPr>
              <w:t>ResNet</w:t>
            </w:r>
            <w:proofErr w:type="spellEnd"/>
            <w:r w:rsidRPr="007C5DFF">
              <w:rPr>
                <w:color w:val="000000"/>
                <w:lang w:eastAsia="en-IN"/>
              </w:rPr>
              <w:t xml:space="preserve"> Error Rate= 0.02, </w:t>
            </w:r>
            <w:proofErr w:type="spellStart"/>
            <w:r w:rsidRPr="007C5DFF">
              <w:rPr>
                <w:color w:val="000000"/>
                <w:lang w:eastAsia="en-IN"/>
              </w:rPr>
              <w:t>AlexNet</w:t>
            </w:r>
            <w:proofErr w:type="spellEnd"/>
            <w:r w:rsidRPr="007C5DFF">
              <w:rPr>
                <w:color w:val="000000"/>
                <w:lang w:eastAsia="en-IN"/>
              </w:rPr>
              <w:t xml:space="preserve"> Error Rate = approx. 0.001, </w:t>
            </w:r>
            <w:proofErr w:type="spellStart"/>
            <w:r w:rsidRPr="007C5DFF">
              <w:rPr>
                <w:color w:val="000000"/>
                <w:lang w:eastAsia="en-IN"/>
              </w:rPr>
              <w:t>VGGNet</w:t>
            </w:r>
            <w:proofErr w:type="spellEnd"/>
            <w:r w:rsidRPr="007C5DFF">
              <w:rPr>
                <w:color w:val="000000"/>
                <w:lang w:eastAsia="en-IN"/>
              </w:rPr>
              <w:t xml:space="preserve"> Error Rate = approx. 0.001</w:t>
            </w:r>
          </w:p>
          <w:p w14:paraId="1605C7DF"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17" w:type="dxa"/>
          </w:tcPr>
          <w:p w14:paraId="3DABC39A" w14:textId="53BA9E37" w:rsidR="00A67601" w:rsidRPr="007C5DFF" w:rsidRDefault="00B3371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High Results for all the evaluation metrics</w:t>
            </w:r>
          </w:p>
        </w:tc>
        <w:tc>
          <w:tcPr>
            <w:tcW w:w="1559" w:type="dxa"/>
          </w:tcPr>
          <w:p w14:paraId="5CF756E5" w14:textId="5F2DFA01" w:rsidR="00A67601" w:rsidRPr="007C5DFF" w:rsidRDefault="00B3371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Too many evaluation metrics and parameters used</w:t>
            </w:r>
          </w:p>
        </w:tc>
      </w:tr>
      <w:tr w:rsidR="00A67601" w:rsidRPr="001C2090" w14:paraId="49058A7C" w14:textId="17CD78EB" w:rsidTr="00A67601">
        <w:trPr>
          <w:cnfStyle w:val="000000100000" w:firstRow="0" w:lastRow="0" w:firstColumn="0" w:lastColumn="0" w:oddVBand="0" w:evenVBand="0" w:oddHBand="1"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1299" w:type="dxa"/>
            <w:hideMark/>
          </w:tcPr>
          <w:p w14:paraId="5BF3A4A1" w14:textId="1C75FA9A" w:rsidR="00A67601" w:rsidRPr="00C43D4F" w:rsidRDefault="00A67601" w:rsidP="00CC7B0A">
            <w:pPr>
              <w:rPr>
                <w:lang w:eastAsia="en-IN"/>
              </w:rPr>
            </w:pPr>
            <w:r w:rsidRPr="00C43D4F">
              <w:rPr>
                <w:lang w:eastAsia="en-IN"/>
              </w:rPr>
              <w:t>201</w:t>
            </w:r>
            <w:r w:rsidR="002E3D70">
              <w:rPr>
                <w:lang w:eastAsia="en-IN"/>
              </w:rPr>
              <w:t>8</w:t>
            </w:r>
          </w:p>
          <w:p w14:paraId="2CFFADCC" w14:textId="77777777" w:rsidR="00A67601" w:rsidRPr="00C43D4F" w:rsidRDefault="00A67601" w:rsidP="00CC7B0A">
            <w:pPr>
              <w:rPr>
                <w:lang w:eastAsia="en-IN"/>
              </w:rPr>
            </w:pPr>
          </w:p>
        </w:tc>
        <w:tc>
          <w:tcPr>
            <w:tcW w:w="1542" w:type="dxa"/>
            <w:hideMark/>
          </w:tcPr>
          <w:p w14:paraId="16C10AE9" w14:textId="475DA6E2" w:rsidR="00A67601" w:rsidRPr="007C5DFF" w:rsidRDefault="00E9453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CNN,</w:t>
            </w:r>
            <w:r>
              <w:rPr>
                <w:rFonts w:ascii="Cambria" w:eastAsia="Cambria" w:hAnsi="Cambria"/>
                <w:color w:val="000000"/>
                <w:kern w:val="24"/>
                <w:sz w:val="22"/>
                <w:szCs w:val="22"/>
              </w:rPr>
              <w:t xml:space="preserve"> </w:t>
            </w:r>
            <w:r w:rsidR="00420C47">
              <w:rPr>
                <w:rFonts w:ascii="Cambria" w:eastAsia="Cambria" w:hAnsi="Cambria"/>
                <w:color w:val="000000"/>
                <w:kern w:val="24"/>
                <w:sz w:val="22"/>
                <w:szCs w:val="22"/>
              </w:rPr>
              <w:t>ImageNet,</w:t>
            </w:r>
            <w:r w:rsidR="00420C47">
              <w:rPr>
                <w:rFonts w:ascii="Cambria" w:eastAsia="Cambria" w:hAnsi="Cambria" w:cstheme="minorBidi"/>
                <w:color w:val="000000"/>
                <w:kern w:val="24"/>
                <w:sz w:val="22"/>
                <w:szCs w:val="22"/>
              </w:rPr>
              <w:t xml:space="preserve"> </w:t>
            </w:r>
            <w:proofErr w:type="spellStart"/>
            <w:r w:rsidR="00420C47">
              <w:rPr>
                <w:rFonts w:ascii="Cambria" w:eastAsia="Cambria" w:hAnsi="Cambria" w:cstheme="minorBidi"/>
                <w:color w:val="000000"/>
                <w:kern w:val="24"/>
                <w:sz w:val="22"/>
                <w:szCs w:val="22"/>
              </w:rPr>
              <w:t>AlexNet</w:t>
            </w:r>
            <w:proofErr w:type="spellEnd"/>
            <w:r>
              <w:rPr>
                <w:rFonts w:ascii="Cambria" w:eastAsia="Cambria" w:hAnsi="Cambria" w:cstheme="minorBidi"/>
                <w:color w:val="000000"/>
                <w:kern w:val="24"/>
                <w:sz w:val="22"/>
                <w:szCs w:val="22"/>
              </w:rPr>
              <w:t xml:space="preserve">, </w:t>
            </w:r>
            <w:r w:rsidR="00420C47">
              <w:rPr>
                <w:rFonts w:ascii="Cambria" w:eastAsia="Cambria" w:hAnsi="Cambria" w:cstheme="minorBidi"/>
                <w:color w:val="000000"/>
                <w:kern w:val="24"/>
                <w:sz w:val="22"/>
                <w:szCs w:val="22"/>
              </w:rPr>
              <w:t xml:space="preserve">VGG, </w:t>
            </w:r>
            <w:proofErr w:type="spellStart"/>
            <w:r w:rsidR="00420C47">
              <w:rPr>
                <w:rFonts w:ascii="Cambria" w:eastAsia="Cambria" w:hAnsi="Cambria" w:cstheme="minorBidi"/>
                <w:color w:val="000000"/>
                <w:kern w:val="24"/>
                <w:sz w:val="22"/>
                <w:szCs w:val="22"/>
              </w:rPr>
              <w:t>GoogLeNet</w:t>
            </w:r>
            <w:proofErr w:type="spellEnd"/>
            <w:r>
              <w:rPr>
                <w:rFonts w:ascii="Cambria" w:eastAsia="Cambria" w:hAnsi="Cambria" w:cstheme="minorBidi"/>
                <w:color w:val="000000"/>
                <w:kern w:val="24"/>
                <w:sz w:val="22"/>
                <w:szCs w:val="22"/>
              </w:rPr>
              <w:t xml:space="preserve">, </w:t>
            </w:r>
            <w:proofErr w:type="spellStart"/>
            <w:r>
              <w:rPr>
                <w:rFonts w:ascii="Cambria" w:eastAsia="Cambria" w:hAnsi="Cambria" w:cstheme="minorBidi"/>
                <w:color w:val="000000"/>
                <w:kern w:val="24"/>
                <w:sz w:val="22"/>
                <w:szCs w:val="22"/>
              </w:rPr>
              <w:t>ResNet</w:t>
            </w:r>
            <w:proofErr w:type="spellEnd"/>
          </w:p>
        </w:tc>
        <w:tc>
          <w:tcPr>
            <w:tcW w:w="1407" w:type="dxa"/>
            <w:hideMark/>
          </w:tcPr>
          <w:p w14:paraId="0B562D7B" w14:textId="71D1B638" w:rsidR="00A67601" w:rsidRPr="007C5DFF" w:rsidRDefault="00E9453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Big dataset</w:t>
            </w:r>
          </w:p>
        </w:tc>
        <w:tc>
          <w:tcPr>
            <w:tcW w:w="1701" w:type="dxa"/>
            <w:hideMark/>
          </w:tcPr>
          <w:p w14:paraId="2B8A7A00" w14:textId="61B0FA0C" w:rsidR="00A67601" w:rsidRPr="007C5DFF" w:rsidRDefault="00E9453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T</w:t>
            </w:r>
            <w:r>
              <w:rPr>
                <w:rFonts w:ascii="Cambria" w:eastAsia="Cambria" w:hAnsi="Cambria"/>
                <w:color w:val="000000"/>
                <w:kern w:val="24"/>
                <w:sz w:val="22"/>
                <w:szCs w:val="22"/>
              </w:rPr>
              <w:t>here is a risk of overfitting the neural network</w:t>
            </w:r>
          </w:p>
        </w:tc>
        <w:tc>
          <w:tcPr>
            <w:tcW w:w="1418" w:type="dxa"/>
            <w:hideMark/>
          </w:tcPr>
          <w:p w14:paraId="43AC6E05" w14:textId="42E0D2AF" w:rsidR="00A67601" w:rsidRPr="00E9453E" w:rsidRDefault="00420C47" w:rsidP="00E9453E">
            <w:pPr>
              <w:pStyle w:val="NormalWeb"/>
              <w:spacing w:before="0" w:beforeAutospacing="0" w:after="0" w:afterAutospacing="0"/>
              <w:divId w:val="1454859009"/>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Accuracy, Image</w:t>
            </w:r>
            <w:r w:rsidR="00E9453E">
              <w:rPr>
                <w:rFonts w:ascii="Cambria" w:eastAsia="Cambria" w:hAnsi="Cambria"/>
                <w:color w:val="000000" w:themeColor="dark1"/>
                <w:kern w:val="24"/>
                <w:sz w:val="22"/>
                <w:szCs w:val="22"/>
              </w:rPr>
              <w:t xml:space="preserve"> classification</w:t>
            </w:r>
          </w:p>
        </w:tc>
        <w:tc>
          <w:tcPr>
            <w:tcW w:w="1417" w:type="dxa"/>
          </w:tcPr>
          <w:p w14:paraId="04D45DB6" w14:textId="0765E5E2" w:rsidR="00A67601" w:rsidRPr="007C5DFF" w:rsidRDefault="00E776EC"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advantageous for the decision making of dermatologists</w:t>
            </w:r>
            <w:r>
              <w:rPr>
                <w:rStyle w:val="eop"/>
                <w:rFonts w:eastAsia="Times New Roman" w:cs="Calibri"/>
                <w:color w:val="000000"/>
                <w:shd w:val="clear" w:color="auto" w:fill="B4C6E7"/>
              </w:rPr>
              <w:t> </w:t>
            </w:r>
          </w:p>
        </w:tc>
        <w:tc>
          <w:tcPr>
            <w:tcW w:w="1559" w:type="dxa"/>
          </w:tcPr>
          <w:p w14:paraId="40A48E29" w14:textId="07E5FCC1" w:rsidR="00A67601" w:rsidRPr="007C5DFF" w:rsidRDefault="00E776EC"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There is a risk of overfitting the neural network</w:t>
            </w:r>
            <w:r>
              <w:rPr>
                <w:rStyle w:val="eop"/>
                <w:rFonts w:eastAsia="Times New Roman" w:cs="Calibri"/>
                <w:color w:val="000000"/>
                <w:shd w:val="clear" w:color="auto" w:fill="B4C6E7"/>
              </w:rPr>
              <w:t> </w:t>
            </w:r>
          </w:p>
        </w:tc>
      </w:tr>
      <w:tr w:rsidR="00A67601" w:rsidRPr="001C2090" w14:paraId="7AFD3721" w14:textId="03EE9CFB" w:rsidTr="00A67601">
        <w:trPr>
          <w:trHeight w:val="1452"/>
        </w:trPr>
        <w:tc>
          <w:tcPr>
            <w:cnfStyle w:val="001000000000" w:firstRow="0" w:lastRow="0" w:firstColumn="1" w:lastColumn="0" w:oddVBand="0" w:evenVBand="0" w:oddHBand="0" w:evenHBand="0" w:firstRowFirstColumn="0" w:firstRowLastColumn="0" w:lastRowFirstColumn="0" w:lastRowLastColumn="0"/>
            <w:tcW w:w="1299" w:type="dxa"/>
            <w:hideMark/>
          </w:tcPr>
          <w:p w14:paraId="14C6843A" w14:textId="77777777" w:rsidR="00490D54" w:rsidRDefault="00490D54">
            <w:pPr>
              <w:pStyle w:val="NormalWeb"/>
              <w:spacing w:before="0" w:beforeAutospacing="0" w:after="0" w:afterAutospacing="0"/>
              <w:divId w:val="1349868816"/>
              <w:rPr>
                <w:szCs w:val="24"/>
              </w:rPr>
            </w:pPr>
            <w:r>
              <w:rPr>
                <w:rFonts w:ascii="Cambria" w:eastAsia="Cambria" w:hAnsi="Cambria"/>
                <w:color w:val="FFFFFF" w:themeColor="light1"/>
                <w:kern w:val="24"/>
                <w:sz w:val="22"/>
                <w:szCs w:val="22"/>
              </w:rPr>
              <w:t>2020</w:t>
            </w:r>
          </w:p>
          <w:p w14:paraId="039ED554" w14:textId="77777777" w:rsidR="00A67601" w:rsidRPr="00C43D4F" w:rsidRDefault="00A67601" w:rsidP="00CC7B0A">
            <w:pPr>
              <w:rPr>
                <w:lang w:eastAsia="en-IN"/>
              </w:rPr>
            </w:pPr>
          </w:p>
        </w:tc>
        <w:tc>
          <w:tcPr>
            <w:tcW w:w="1542" w:type="dxa"/>
            <w:hideMark/>
          </w:tcPr>
          <w:p w14:paraId="3A512265" w14:textId="003B52BA" w:rsidR="00A67601" w:rsidRPr="002E3D70" w:rsidRDefault="002E3D70" w:rsidP="002E3D70">
            <w:pPr>
              <w:pStyle w:val="NormalWeb"/>
              <w:spacing w:before="0" w:beforeAutospacing="0" w:after="0" w:afterAutospacing="0"/>
              <w:divId w:val="581376788"/>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skin lesions using CNNs,</w:t>
            </w:r>
            <w:r>
              <w:rPr>
                <w:rFonts w:ascii="Cambria" w:eastAsia="Cambria" w:hAnsi="Cambria" w:cstheme="minorBidi"/>
                <w:color w:val="000000" w:themeColor="dark1"/>
                <w:kern w:val="24"/>
                <w:sz w:val="22"/>
                <w:szCs w:val="22"/>
              </w:rPr>
              <w:t xml:space="preserve"> </w:t>
            </w:r>
            <w:proofErr w:type="spellStart"/>
            <w:r>
              <w:rPr>
                <w:rFonts w:ascii="Cambria" w:eastAsia="Cambria" w:hAnsi="Cambria" w:cstheme="minorBidi"/>
                <w:color w:val="000000" w:themeColor="dark1"/>
                <w:kern w:val="24"/>
                <w:sz w:val="22"/>
                <w:szCs w:val="22"/>
              </w:rPr>
              <w:t>Alexnet</w:t>
            </w:r>
            <w:proofErr w:type="spellEnd"/>
            <w:r>
              <w:rPr>
                <w:rFonts w:ascii="Cambria" w:eastAsia="Cambria" w:hAnsi="Cambria" w:cstheme="minorBidi"/>
                <w:color w:val="000000" w:themeColor="dark1"/>
                <w:kern w:val="24"/>
                <w:sz w:val="22"/>
                <w:szCs w:val="22"/>
              </w:rPr>
              <w:t>.</w:t>
            </w:r>
            <w:r>
              <w:rPr>
                <w:rFonts w:ascii="Cambria" w:eastAsia="Cambria" w:hAnsi="Cambria"/>
                <w:color w:val="000000" w:themeColor="dark1"/>
                <w:kern w:val="24"/>
                <w:sz w:val="22"/>
                <w:szCs w:val="22"/>
              </w:rPr>
              <w:t xml:space="preserve"> deep learning with PNASNet-5</w:t>
            </w:r>
          </w:p>
        </w:tc>
        <w:tc>
          <w:tcPr>
            <w:tcW w:w="1407" w:type="dxa"/>
            <w:hideMark/>
          </w:tcPr>
          <w:p w14:paraId="27CC84BD" w14:textId="70E8FA97" w:rsidR="00A67601" w:rsidRPr="002E3D70" w:rsidRDefault="002E3D70" w:rsidP="002E3D70">
            <w:pPr>
              <w:pStyle w:val="NormalWeb"/>
              <w:spacing w:before="0" w:beforeAutospacing="0" w:after="0" w:afterAutospacing="0"/>
              <w:divId w:val="2128618782"/>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large dataset with 4 </w:t>
            </w:r>
            <w:r w:rsidR="00420C47">
              <w:rPr>
                <w:rFonts w:ascii="Cambria" w:eastAsia="Cambria" w:hAnsi="Cambria"/>
                <w:color w:val="000000" w:themeColor="dark1"/>
                <w:kern w:val="24"/>
                <w:sz w:val="22"/>
                <w:szCs w:val="22"/>
              </w:rPr>
              <w:t>classifications</w:t>
            </w:r>
          </w:p>
        </w:tc>
        <w:tc>
          <w:tcPr>
            <w:tcW w:w="1701" w:type="dxa"/>
            <w:hideMark/>
          </w:tcPr>
          <w:p w14:paraId="6C0D0646" w14:textId="48C471FE" w:rsidR="00A67601" w:rsidRPr="002E3D70" w:rsidRDefault="002E3D70" w:rsidP="002E3D70">
            <w:pPr>
              <w:pStyle w:val="NormalWeb"/>
              <w:spacing w:before="0" w:beforeAutospacing="0" w:after="0" w:afterAutospacing="0"/>
              <w:divId w:val="1514033441"/>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Less accuracy</w:t>
            </w:r>
          </w:p>
        </w:tc>
        <w:tc>
          <w:tcPr>
            <w:tcW w:w="1418" w:type="dxa"/>
            <w:hideMark/>
          </w:tcPr>
          <w:p w14:paraId="585CCBA4" w14:textId="62D1207C" w:rsidR="00A67601" w:rsidRPr="007C5DFF" w:rsidRDefault="002E3D7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Good dataset</w:t>
            </w:r>
          </w:p>
        </w:tc>
        <w:tc>
          <w:tcPr>
            <w:tcW w:w="1417" w:type="dxa"/>
          </w:tcPr>
          <w:p w14:paraId="5F1911F8" w14:textId="62318869" w:rsidR="00A67601" w:rsidRPr="007C5DFF" w:rsidRDefault="00E776EC"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efficient in computing time, consume less memory</w:t>
            </w:r>
            <w:r>
              <w:rPr>
                <w:rStyle w:val="eop"/>
                <w:rFonts w:eastAsia="Times New Roman" w:cs="Calibri"/>
                <w:color w:val="000000"/>
                <w:shd w:val="clear" w:color="auto" w:fill="D9E2F3"/>
              </w:rPr>
              <w:t> </w:t>
            </w:r>
          </w:p>
        </w:tc>
        <w:tc>
          <w:tcPr>
            <w:tcW w:w="1559" w:type="dxa"/>
          </w:tcPr>
          <w:p w14:paraId="7408F3BD" w14:textId="4DF55CC2" w:rsidR="00A67601" w:rsidRPr="007C5DFF" w:rsidRDefault="008933CD"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N/A</w:t>
            </w:r>
          </w:p>
        </w:tc>
      </w:tr>
      <w:tr w:rsidR="00A67601" w:rsidRPr="001C2090" w14:paraId="6D2DD5B4" w14:textId="167BA076" w:rsidTr="00A67601">
        <w:trPr>
          <w:cnfStyle w:val="000000100000" w:firstRow="0" w:lastRow="0" w:firstColumn="0" w:lastColumn="0" w:oddVBand="0" w:evenVBand="0" w:oddHBand="1" w:evenHBand="0" w:firstRowFirstColumn="0" w:firstRowLastColumn="0" w:lastRowFirstColumn="0" w:lastRowLastColumn="0"/>
          <w:trHeight w:val="1452"/>
        </w:trPr>
        <w:tc>
          <w:tcPr>
            <w:cnfStyle w:val="001000000000" w:firstRow="0" w:lastRow="0" w:firstColumn="1" w:lastColumn="0" w:oddVBand="0" w:evenVBand="0" w:oddHBand="0" w:evenHBand="0" w:firstRowFirstColumn="0" w:firstRowLastColumn="0" w:lastRowFirstColumn="0" w:lastRowLastColumn="0"/>
            <w:tcW w:w="1299" w:type="dxa"/>
            <w:hideMark/>
          </w:tcPr>
          <w:p w14:paraId="6FE53649" w14:textId="77777777" w:rsidR="00980C18" w:rsidRDefault="00980C18">
            <w:pPr>
              <w:pStyle w:val="NormalWeb"/>
              <w:spacing w:before="0" w:beforeAutospacing="0" w:after="0" w:afterAutospacing="0"/>
              <w:divId w:val="159851120"/>
              <w:rPr>
                <w:szCs w:val="24"/>
              </w:rPr>
            </w:pPr>
            <w:r>
              <w:rPr>
                <w:rFonts w:ascii="Cambria" w:eastAsia="Cambria" w:hAnsi="Cambria"/>
                <w:color w:val="FFFFFF" w:themeColor="light1"/>
                <w:kern w:val="24"/>
                <w:sz w:val="22"/>
                <w:szCs w:val="22"/>
              </w:rPr>
              <w:lastRenderedPageBreak/>
              <w:t>2018</w:t>
            </w:r>
          </w:p>
          <w:p w14:paraId="24919254" w14:textId="77777777" w:rsidR="00A67601" w:rsidRPr="00C43D4F" w:rsidRDefault="00A67601" w:rsidP="00CC7B0A">
            <w:pPr>
              <w:rPr>
                <w:lang w:eastAsia="en-IN"/>
              </w:rPr>
            </w:pPr>
          </w:p>
        </w:tc>
        <w:tc>
          <w:tcPr>
            <w:tcW w:w="1542" w:type="dxa"/>
            <w:hideMark/>
          </w:tcPr>
          <w:p w14:paraId="77CA3ED4" w14:textId="6D7922CC" w:rsidR="00490D54" w:rsidRDefault="00490D54">
            <w:pPr>
              <w:pStyle w:val="NormalWeb"/>
              <w:spacing w:before="0" w:beforeAutospacing="0" w:after="0" w:afterAutospacing="0"/>
              <w:divId w:val="1068260653"/>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CNN, </w:t>
            </w:r>
            <w:proofErr w:type="spellStart"/>
            <w:r>
              <w:rPr>
                <w:rFonts w:ascii="Cambria" w:eastAsia="Cambria" w:hAnsi="Cambria"/>
                <w:color w:val="000000" w:themeColor="dark1"/>
                <w:kern w:val="24"/>
                <w:sz w:val="22"/>
                <w:szCs w:val="22"/>
              </w:rPr>
              <w:t>AlexNet</w:t>
            </w:r>
            <w:proofErr w:type="spellEnd"/>
            <w:r>
              <w:rPr>
                <w:rFonts w:ascii="Cambria" w:eastAsia="Cambria" w:hAnsi="Cambria"/>
                <w:color w:val="000000" w:themeColor="dark1"/>
                <w:kern w:val="24"/>
                <w:sz w:val="22"/>
                <w:szCs w:val="22"/>
              </w:rPr>
              <w:t>, deep learning,</w:t>
            </w:r>
            <w:r>
              <w:rPr>
                <w:rFonts w:ascii="Cambria" w:eastAsia="Cambria" w:hAnsi="Cambria" w:cstheme="minorBidi"/>
                <w:color w:val="000000"/>
                <w:kern w:val="24"/>
                <w:sz w:val="22"/>
                <w:szCs w:val="22"/>
              </w:rPr>
              <w:t xml:space="preserve"> </w:t>
            </w:r>
            <w:proofErr w:type="spellStart"/>
            <w:r>
              <w:rPr>
                <w:rFonts w:ascii="Cambria" w:eastAsia="Cambria" w:hAnsi="Cambria" w:cstheme="minorBidi"/>
                <w:color w:val="000000"/>
                <w:kern w:val="24"/>
                <w:sz w:val="22"/>
                <w:szCs w:val="22"/>
              </w:rPr>
              <w:t>AlexNet</w:t>
            </w:r>
            <w:proofErr w:type="spellEnd"/>
            <w:r>
              <w:rPr>
                <w:rFonts w:ascii="Cambria" w:eastAsia="Cambria" w:hAnsi="Cambria" w:cstheme="minorBidi"/>
                <w:color w:val="000000"/>
                <w:kern w:val="24"/>
                <w:sz w:val="22"/>
                <w:szCs w:val="22"/>
              </w:rPr>
              <w:t xml:space="preserve">, </w:t>
            </w:r>
            <w:r w:rsidR="00420C47">
              <w:rPr>
                <w:rFonts w:ascii="Cambria" w:eastAsia="Cambria" w:hAnsi="Cambria" w:cstheme="minorBidi"/>
                <w:color w:val="000000"/>
                <w:kern w:val="24"/>
                <w:sz w:val="22"/>
                <w:szCs w:val="22"/>
              </w:rPr>
              <w:t xml:space="preserve">VGG, </w:t>
            </w:r>
            <w:proofErr w:type="spellStart"/>
            <w:r w:rsidR="00420C47">
              <w:rPr>
                <w:rFonts w:ascii="Cambria" w:eastAsia="Cambria" w:hAnsi="Cambria" w:cstheme="minorBidi"/>
                <w:color w:val="000000"/>
                <w:kern w:val="24"/>
                <w:sz w:val="22"/>
                <w:szCs w:val="22"/>
              </w:rPr>
              <w:t>GoogLeNet</w:t>
            </w:r>
            <w:proofErr w:type="spellEnd"/>
            <w:r>
              <w:rPr>
                <w:rFonts w:ascii="Cambria" w:eastAsia="Cambria" w:hAnsi="Cambria" w:cstheme="minorBidi"/>
                <w:color w:val="000000"/>
                <w:kern w:val="24"/>
                <w:sz w:val="22"/>
                <w:szCs w:val="22"/>
              </w:rPr>
              <w:t xml:space="preserve">, </w:t>
            </w:r>
            <w:proofErr w:type="spellStart"/>
            <w:r>
              <w:rPr>
                <w:rFonts w:ascii="Cambria" w:eastAsia="Cambria" w:hAnsi="Cambria" w:cstheme="minorBidi"/>
                <w:color w:val="000000"/>
                <w:kern w:val="24"/>
                <w:sz w:val="22"/>
                <w:szCs w:val="22"/>
              </w:rPr>
              <w:t>ResNet</w:t>
            </w:r>
            <w:proofErr w:type="spellEnd"/>
            <w:r>
              <w:rPr>
                <w:rFonts w:ascii="Cambria" w:eastAsia="Cambria" w:hAnsi="Cambria" w:cstheme="minorBidi"/>
                <w:color w:val="000000"/>
                <w:kern w:val="24"/>
                <w:sz w:val="22"/>
                <w:szCs w:val="22"/>
              </w:rPr>
              <w:t>,</w:t>
            </w:r>
            <w:r>
              <w:rPr>
                <w:rFonts w:ascii="Cambria" w:eastAsia="Cambria" w:hAnsi="Cambria"/>
                <w:color w:val="000000" w:themeColor="dark1"/>
                <w:kern w:val="24"/>
                <w:sz w:val="22"/>
                <w:szCs w:val="22"/>
              </w:rPr>
              <w:t xml:space="preserve"> Inception V3</w:t>
            </w:r>
          </w:p>
          <w:p w14:paraId="52E356B6"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07" w:type="dxa"/>
            <w:hideMark/>
          </w:tcPr>
          <w:p w14:paraId="4EC10637" w14:textId="77777777" w:rsidR="00490D54" w:rsidRDefault="00490D54">
            <w:pPr>
              <w:pStyle w:val="NormalWeb"/>
              <w:spacing w:before="0" w:beforeAutospacing="0" w:after="0" w:afterAutospacing="0"/>
              <w:divId w:val="146751333"/>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Public dataset and ISIB-2016,2017</w:t>
            </w:r>
          </w:p>
          <w:p w14:paraId="01755C07"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701" w:type="dxa"/>
            <w:hideMark/>
          </w:tcPr>
          <w:p w14:paraId="653C28E8" w14:textId="1EA69AE4" w:rsidR="00A67601" w:rsidRPr="007C5DFF" w:rsidRDefault="00490D54"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Time-</w:t>
            </w:r>
            <w:r w:rsidR="00420C47">
              <w:rPr>
                <w:rFonts w:ascii="Cambria" w:eastAsia="Cambria" w:hAnsi="Cambria"/>
                <w:color w:val="000000" w:themeColor="dark1"/>
                <w:kern w:val="24"/>
                <w:sz w:val="22"/>
                <w:szCs w:val="22"/>
              </w:rPr>
              <w:t>consuming, and</w:t>
            </w:r>
            <w:r>
              <w:rPr>
                <w:rFonts w:ascii="Cambria" w:eastAsia="Cambria" w:hAnsi="Cambria"/>
                <w:color w:val="000000" w:themeColor="dark1"/>
                <w:kern w:val="24"/>
                <w:sz w:val="22"/>
                <w:szCs w:val="22"/>
              </w:rPr>
              <w:t xml:space="preserve"> errors</w:t>
            </w:r>
          </w:p>
        </w:tc>
        <w:tc>
          <w:tcPr>
            <w:tcW w:w="1418" w:type="dxa"/>
            <w:hideMark/>
          </w:tcPr>
          <w:p w14:paraId="4AEFD0E6" w14:textId="7154EB58" w:rsidR="00A67601" w:rsidRPr="007C5DFF" w:rsidRDefault="00490D54"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Large variety, dataset</w:t>
            </w:r>
          </w:p>
        </w:tc>
        <w:tc>
          <w:tcPr>
            <w:tcW w:w="1417" w:type="dxa"/>
          </w:tcPr>
          <w:p w14:paraId="48F9D998" w14:textId="7FB8633B" w:rsidR="00A67601" w:rsidRPr="007C5DFF" w:rsidRDefault="00420C47"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advantageous for the decision making of</w:t>
            </w:r>
            <w:r w:rsidR="00E265AF">
              <w:rPr>
                <w:rStyle w:val="normaltextrun"/>
                <w:rFonts w:eastAsia="Times New Roman" w:cs="Calibri"/>
                <w:color w:val="000000"/>
                <w:shd w:val="clear" w:color="auto" w:fill="B4C6E7"/>
              </w:rPr>
              <w:t xml:space="preserve"> dermatologists</w:t>
            </w:r>
          </w:p>
        </w:tc>
        <w:tc>
          <w:tcPr>
            <w:tcW w:w="1559" w:type="dxa"/>
          </w:tcPr>
          <w:p w14:paraId="1FC779A7" w14:textId="1261F2AD" w:rsidR="00A67601" w:rsidRPr="007C5DFF" w:rsidRDefault="0002056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02056E">
              <w:rPr>
                <w:color w:val="000000"/>
                <w:lang w:eastAsia="en-IN"/>
              </w:rPr>
              <w:t xml:space="preserve">Time-consuming. In addition, errors and the loss of </w:t>
            </w:r>
            <w:r w:rsidR="00420C47" w:rsidRPr="0002056E">
              <w:rPr>
                <w:color w:val="000000"/>
                <w:lang w:eastAsia="en-IN"/>
              </w:rPr>
              <w:t>information in</w:t>
            </w:r>
            <w:r w:rsidRPr="0002056E">
              <w:rPr>
                <w:color w:val="000000"/>
                <w:lang w:eastAsia="en-IN"/>
              </w:rPr>
              <w:t xml:space="preserve"> the first processing steps have a very strong influence on </w:t>
            </w:r>
            <w:r w:rsidR="00420C47" w:rsidRPr="0002056E">
              <w:rPr>
                <w:color w:val="000000"/>
                <w:lang w:eastAsia="en-IN"/>
              </w:rPr>
              <w:t>the classification</w:t>
            </w:r>
            <w:r w:rsidRPr="0002056E">
              <w:rPr>
                <w:color w:val="000000"/>
                <w:lang w:eastAsia="en-IN"/>
              </w:rPr>
              <w:t xml:space="preserve"> quality</w:t>
            </w:r>
          </w:p>
        </w:tc>
      </w:tr>
      <w:tr w:rsidR="00A67601" w:rsidRPr="001C2090" w14:paraId="77ADB868" w14:textId="4292CAA4" w:rsidTr="00A67601">
        <w:trPr>
          <w:trHeight w:val="1392"/>
        </w:trPr>
        <w:tc>
          <w:tcPr>
            <w:cnfStyle w:val="001000000000" w:firstRow="0" w:lastRow="0" w:firstColumn="1" w:lastColumn="0" w:oddVBand="0" w:evenVBand="0" w:oddHBand="0" w:evenHBand="0" w:firstRowFirstColumn="0" w:firstRowLastColumn="0" w:lastRowFirstColumn="0" w:lastRowLastColumn="0"/>
            <w:tcW w:w="1299" w:type="dxa"/>
            <w:hideMark/>
          </w:tcPr>
          <w:p w14:paraId="126C458B" w14:textId="1E612880" w:rsidR="00A67601" w:rsidRPr="00C43D4F" w:rsidRDefault="00A67601" w:rsidP="00CC7B0A">
            <w:pPr>
              <w:rPr>
                <w:lang w:eastAsia="en-IN"/>
              </w:rPr>
            </w:pPr>
            <w:r w:rsidRPr="00C43D4F">
              <w:rPr>
                <w:lang w:eastAsia="en-IN"/>
              </w:rPr>
              <w:t>20</w:t>
            </w:r>
            <w:r w:rsidR="00297912">
              <w:rPr>
                <w:lang w:eastAsia="en-IN"/>
              </w:rPr>
              <w:t>20</w:t>
            </w:r>
          </w:p>
          <w:p w14:paraId="5EB48F61" w14:textId="77777777" w:rsidR="00A67601" w:rsidRPr="00C43D4F" w:rsidRDefault="00A67601" w:rsidP="00CC7B0A">
            <w:pPr>
              <w:rPr>
                <w:lang w:eastAsia="en-IN"/>
              </w:rPr>
            </w:pPr>
          </w:p>
        </w:tc>
        <w:tc>
          <w:tcPr>
            <w:tcW w:w="1542" w:type="dxa"/>
            <w:hideMark/>
          </w:tcPr>
          <w:p w14:paraId="41AD5D1C" w14:textId="069101B2" w:rsidR="00297912" w:rsidRDefault="00297912">
            <w:pPr>
              <w:pStyle w:val="NormalWeb"/>
              <w:spacing w:before="0" w:beforeAutospacing="0" w:after="0" w:afterAutospacing="0"/>
              <w:divId w:val="501239710"/>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deep convolutional neural network, computer image analysis </w:t>
            </w:r>
            <w:r w:rsidR="00420C47">
              <w:rPr>
                <w:rFonts w:ascii="Cambria" w:eastAsia="Cambria" w:hAnsi="Cambria"/>
                <w:color w:val="000000" w:themeColor="dark1"/>
                <w:kern w:val="24"/>
                <w:sz w:val="22"/>
                <w:szCs w:val="22"/>
              </w:rPr>
              <w:t>algorithms, CNN</w:t>
            </w:r>
          </w:p>
          <w:p w14:paraId="62228B5F" w14:textId="32D9CC3E" w:rsidR="00A67601" w:rsidRPr="007C5DFF" w:rsidRDefault="00297912"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 xml:space="preserve">, </w:t>
            </w:r>
            <w:proofErr w:type="spellStart"/>
            <w:r>
              <w:rPr>
                <w:rFonts w:ascii="Cambria" w:eastAsia="Cambria" w:hAnsi="Cambria"/>
                <w:color w:val="000000" w:themeColor="dark1"/>
                <w:kern w:val="24"/>
                <w:sz w:val="22"/>
                <w:szCs w:val="22"/>
              </w:rPr>
              <w:t>GoogLeNet</w:t>
            </w:r>
            <w:proofErr w:type="spellEnd"/>
            <w:r>
              <w:rPr>
                <w:rFonts w:ascii="Cambria" w:eastAsia="Cambria" w:hAnsi="Cambria"/>
                <w:color w:val="000000" w:themeColor="dark1"/>
                <w:kern w:val="24"/>
                <w:sz w:val="22"/>
                <w:szCs w:val="22"/>
              </w:rPr>
              <w:t xml:space="preserve"> Inception V3, </w:t>
            </w:r>
            <w:proofErr w:type="spellStart"/>
            <w:r>
              <w:rPr>
                <w:rFonts w:ascii="Cambria" w:eastAsia="Cambria" w:hAnsi="Cambria"/>
                <w:color w:val="000000" w:themeColor="dark1"/>
                <w:kern w:val="24"/>
                <w:sz w:val="22"/>
                <w:szCs w:val="22"/>
              </w:rPr>
              <w:t>AlexNet</w:t>
            </w:r>
            <w:proofErr w:type="spellEnd"/>
            <w:r>
              <w:rPr>
                <w:rFonts w:ascii="Cambria" w:eastAsia="Cambria" w:hAnsi="Cambria"/>
                <w:color w:val="000000" w:themeColor="dark1"/>
                <w:kern w:val="24"/>
                <w:sz w:val="22"/>
                <w:szCs w:val="22"/>
              </w:rPr>
              <w:t xml:space="preserve"> Deep Learning CNN</w:t>
            </w:r>
          </w:p>
        </w:tc>
        <w:tc>
          <w:tcPr>
            <w:tcW w:w="1407" w:type="dxa"/>
            <w:hideMark/>
          </w:tcPr>
          <w:p w14:paraId="3E85B1C0" w14:textId="5C1FC34E" w:rsidR="00A67601" w:rsidRPr="007C5DFF" w:rsidRDefault="00980C1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More variants from ISIC</w:t>
            </w:r>
          </w:p>
        </w:tc>
        <w:tc>
          <w:tcPr>
            <w:tcW w:w="1701" w:type="dxa"/>
            <w:hideMark/>
          </w:tcPr>
          <w:p w14:paraId="02BD34CC" w14:textId="014CB11C" w:rsidR="00A67601" w:rsidRPr="007C5DFF" w:rsidRDefault="00980C1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Accuracy of less than 75%</w:t>
            </w:r>
          </w:p>
        </w:tc>
        <w:tc>
          <w:tcPr>
            <w:tcW w:w="1418" w:type="dxa"/>
            <w:hideMark/>
          </w:tcPr>
          <w:p w14:paraId="05CF2AE8" w14:textId="3E8201CC" w:rsidR="00A67601" w:rsidRPr="007C5DFF" w:rsidRDefault="00980C1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Accuracy but small dataset</w:t>
            </w:r>
          </w:p>
        </w:tc>
        <w:tc>
          <w:tcPr>
            <w:tcW w:w="1417" w:type="dxa"/>
          </w:tcPr>
          <w:p w14:paraId="67AEC17C" w14:textId="5D40C105" w:rsidR="00A67601" w:rsidRPr="007C5DFF" w:rsidRDefault="00543BE3"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metric area under the curve of 99.77% was observed.</w:t>
            </w:r>
            <w:r>
              <w:rPr>
                <w:rStyle w:val="eop"/>
                <w:rFonts w:eastAsia="Times New Roman" w:cs="Calibri"/>
                <w:color w:val="000000"/>
                <w:shd w:val="clear" w:color="auto" w:fill="D9E2F3"/>
              </w:rPr>
              <w:t> </w:t>
            </w:r>
          </w:p>
        </w:tc>
        <w:tc>
          <w:tcPr>
            <w:tcW w:w="1559" w:type="dxa"/>
          </w:tcPr>
          <w:p w14:paraId="1474E0A7" w14:textId="534B19F1" w:rsidR="00A67601" w:rsidRPr="007C5DFF" w:rsidRDefault="00543BE3"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This would consume time and the patient may advance to later stage</w:t>
            </w:r>
            <w:r>
              <w:rPr>
                <w:rStyle w:val="eop"/>
                <w:rFonts w:eastAsia="Times New Roman" w:cs="Calibri"/>
                <w:color w:val="000000"/>
                <w:shd w:val="clear" w:color="auto" w:fill="D9E2F3"/>
              </w:rPr>
              <w:t> </w:t>
            </w:r>
          </w:p>
        </w:tc>
      </w:tr>
      <w:tr w:rsidR="00A67601" w:rsidRPr="001C2090" w14:paraId="36F2C4FA" w14:textId="62DB2FCC" w:rsidTr="00A67601">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1299" w:type="dxa"/>
            <w:hideMark/>
          </w:tcPr>
          <w:p w14:paraId="5E885B7A" w14:textId="3C2A42AB" w:rsidR="00A67601" w:rsidRPr="00C43D4F" w:rsidRDefault="00A67601" w:rsidP="00CC7B0A">
            <w:pPr>
              <w:rPr>
                <w:lang w:eastAsia="en-IN"/>
              </w:rPr>
            </w:pPr>
            <w:r w:rsidRPr="00C43D4F">
              <w:rPr>
                <w:lang w:eastAsia="en-IN"/>
              </w:rPr>
              <w:t>201</w:t>
            </w:r>
            <w:r w:rsidR="002D13CD">
              <w:rPr>
                <w:lang w:eastAsia="en-IN"/>
              </w:rPr>
              <w:t>9</w:t>
            </w:r>
          </w:p>
          <w:p w14:paraId="302A2E2A" w14:textId="77777777" w:rsidR="00A67601" w:rsidRPr="00C43D4F" w:rsidRDefault="00A67601" w:rsidP="00CC7B0A">
            <w:pPr>
              <w:rPr>
                <w:lang w:eastAsia="en-IN"/>
              </w:rPr>
            </w:pPr>
          </w:p>
        </w:tc>
        <w:tc>
          <w:tcPr>
            <w:tcW w:w="1542" w:type="dxa"/>
            <w:hideMark/>
          </w:tcPr>
          <w:p w14:paraId="0CD6DF71" w14:textId="3A02F9DB" w:rsidR="00A67601" w:rsidRPr="002D13CD" w:rsidRDefault="002D13CD" w:rsidP="002D13CD">
            <w:pPr>
              <w:pStyle w:val="NormalWeb"/>
              <w:spacing w:before="0" w:beforeAutospacing="0" w:after="0" w:afterAutospacing="0"/>
              <w:divId w:val="1537081813"/>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Machine learning,</w:t>
            </w:r>
          </w:p>
        </w:tc>
        <w:tc>
          <w:tcPr>
            <w:tcW w:w="1407" w:type="dxa"/>
            <w:hideMark/>
          </w:tcPr>
          <w:p w14:paraId="750C4968" w14:textId="0B1C580B" w:rsidR="00A67601" w:rsidRPr="007C5DFF" w:rsidRDefault="002D13CD"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 xml:space="preserve">Faster </w:t>
            </w:r>
            <w:r w:rsidR="00297912">
              <w:rPr>
                <w:rFonts w:ascii="Cambria" w:eastAsia="Cambria" w:hAnsi="Cambria"/>
                <w:color w:val="000000" w:themeColor="dark1"/>
                <w:kern w:val="24"/>
                <w:sz w:val="22"/>
                <w:szCs w:val="22"/>
              </w:rPr>
              <w:t>identification</w:t>
            </w:r>
          </w:p>
        </w:tc>
        <w:tc>
          <w:tcPr>
            <w:tcW w:w="1701" w:type="dxa"/>
            <w:hideMark/>
          </w:tcPr>
          <w:p w14:paraId="22F21F39" w14:textId="6B89C5F4" w:rsidR="00A67601" w:rsidRPr="007C5DFF" w:rsidRDefault="00297912"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Less accuracy</w:t>
            </w:r>
          </w:p>
        </w:tc>
        <w:tc>
          <w:tcPr>
            <w:tcW w:w="1418" w:type="dxa"/>
            <w:hideMark/>
          </w:tcPr>
          <w:p w14:paraId="6E5B12F2" w14:textId="0C355C47" w:rsidR="00A67601" w:rsidRPr="007C5DFF" w:rsidRDefault="00420C47"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Accuracy, time</w:t>
            </w:r>
          </w:p>
        </w:tc>
        <w:tc>
          <w:tcPr>
            <w:tcW w:w="1417" w:type="dxa"/>
          </w:tcPr>
          <w:p w14:paraId="0D04C51B" w14:textId="71BFC4B1" w:rsidR="00A67601" w:rsidRPr="007C5DFF" w:rsidRDefault="00543BE3"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 xml:space="preserve">Got accuracy of </w:t>
            </w:r>
            <w:r w:rsidR="00420C47">
              <w:rPr>
                <w:rStyle w:val="normaltextrun"/>
                <w:rFonts w:eastAsia="Times New Roman" w:cs="Calibri"/>
                <w:color w:val="000000"/>
                <w:shd w:val="clear" w:color="auto" w:fill="B4C6E7"/>
              </w:rPr>
              <w:t>min 85</w:t>
            </w:r>
            <w:r>
              <w:rPr>
                <w:rStyle w:val="normaltextrun"/>
                <w:rFonts w:eastAsia="Times New Roman" w:cs="Calibri"/>
                <w:color w:val="000000"/>
                <w:shd w:val="clear" w:color="auto" w:fill="B4C6E7"/>
              </w:rPr>
              <w:t>%</w:t>
            </w:r>
            <w:r>
              <w:rPr>
                <w:rStyle w:val="eop"/>
                <w:rFonts w:eastAsia="Times New Roman" w:cs="Calibri"/>
                <w:color w:val="000000"/>
                <w:shd w:val="clear" w:color="auto" w:fill="B4C6E7"/>
              </w:rPr>
              <w:t> </w:t>
            </w:r>
          </w:p>
        </w:tc>
        <w:tc>
          <w:tcPr>
            <w:tcW w:w="1559" w:type="dxa"/>
          </w:tcPr>
          <w:p w14:paraId="0DC589BE" w14:textId="73CA8329" w:rsidR="00A67601" w:rsidRPr="007C5DFF" w:rsidRDefault="00420C47"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highly complex and expensive diagnosis with difficulties and</w:t>
            </w:r>
            <w:r w:rsidR="00066D4E">
              <w:rPr>
                <w:rStyle w:val="normaltextrun"/>
                <w:rFonts w:eastAsia="Times New Roman" w:cs="Calibri"/>
                <w:color w:val="000000"/>
                <w:shd w:val="clear" w:color="auto" w:fill="B4C6E7"/>
              </w:rPr>
              <w:t xml:space="preserve"> subjectivity of </w:t>
            </w:r>
            <w:r>
              <w:rPr>
                <w:rStyle w:val="normaltextrun"/>
                <w:rFonts w:eastAsia="Times New Roman" w:cs="Calibri"/>
                <w:color w:val="000000"/>
                <w:shd w:val="clear" w:color="auto" w:fill="B4C6E7"/>
              </w:rPr>
              <w:t>human interpretation</w:t>
            </w:r>
            <w:r w:rsidR="00066D4E">
              <w:rPr>
                <w:rStyle w:val="eop"/>
                <w:rFonts w:eastAsia="Times New Roman" w:cs="Calibri"/>
                <w:color w:val="000000"/>
                <w:shd w:val="clear" w:color="auto" w:fill="B4C6E7"/>
              </w:rPr>
              <w:t> </w:t>
            </w:r>
          </w:p>
        </w:tc>
      </w:tr>
      <w:tr w:rsidR="00A67601" w:rsidRPr="001C2090" w14:paraId="7393F7DD" w14:textId="6E41EF53" w:rsidTr="00A67601">
        <w:trPr>
          <w:trHeight w:val="1536"/>
        </w:trPr>
        <w:tc>
          <w:tcPr>
            <w:cnfStyle w:val="001000000000" w:firstRow="0" w:lastRow="0" w:firstColumn="1" w:lastColumn="0" w:oddVBand="0" w:evenVBand="0" w:oddHBand="0" w:evenHBand="0" w:firstRowFirstColumn="0" w:firstRowLastColumn="0" w:lastRowFirstColumn="0" w:lastRowLastColumn="0"/>
            <w:tcW w:w="1299" w:type="dxa"/>
            <w:hideMark/>
          </w:tcPr>
          <w:p w14:paraId="1A7B766D" w14:textId="4344CAB9" w:rsidR="00A67601" w:rsidRPr="00C43D4F" w:rsidRDefault="00A67601" w:rsidP="00CC7B0A">
            <w:pPr>
              <w:rPr>
                <w:lang w:eastAsia="en-IN"/>
              </w:rPr>
            </w:pPr>
            <w:r w:rsidRPr="00C43D4F">
              <w:rPr>
                <w:lang w:eastAsia="en-IN"/>
              </w:rPr>
              <w:t>20</w:t>
            </w:r>
            <w:r w:rsidR="00686E11">
              <w:rPr>
                <w:lang w:eastAsia="en-IN"/>
              </w:rPr>
              <w:t>17</w:t>
            </w:r>
          </w:p>
          <w:p w14:paraId="0D7AF1A4" w14:textId="77777777" w:rsidR="00A67601" w:rsidRPr="00C43D4F" w:rsidRDefault="00A67601" w:rsidP="00CC7B0A">
            <w:pPr>
              <w:rPr>
                <w:lang w:eastAsia="en-IN"/>
              </w:rPr>
            </w:pPr>
          </w:p>
        </w:tc>
        <w:tc>
          <w:tcPr>
            <w:tcW w:w="1542" w:type="dxa"/>
            <w:hideMark/>
          </w:tcPr>
          <w:p w14:paraId="2AE25460" w14:textId="68106306" w:rsidR="00A67601" w:rsidRPr="007931FB" w:rsidRDefault="007931FB" w:rsidP="007931FB">
            <w:pPr>
              <w:pStyle w:val="NormalWeb"/>
              <w:spacing w:before="0" w:beforeAutospacing="0" w:after="0" w:afterAutospacing="0"/>
              <w:divId w:val="1810827902"/>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deep neural networks,</w:t>
            </w:r>
            <w:r>
              <w:rPr>
                <w:rFonts w:ascii="Cambria" w:eastAsia="Cambria" w:hAnsi="Cambria"/>
                <w:color w:val="222222"/>
                <w:kern w:val="24"/>
                <w:sz w:val="22"/>
                <w:szCs w:val="22"/>
              </w:rPr>
              <w:t xml:space="preserve"> Deep convolutional neural networks (CNNs)</w:t>
            </w:r>
          </w:p>
        </w:tc>
        <w:tc>
          <w:tcPr>
            <w:tcW w:w="1407" w:type="dxa"/>
            <w:hideMark/>
          </w:tcPr>
          <w:p w14:paraId="6F1A393C" w14:textId="23C12FBB" w:rsidR="00A67601" w:rsidRPr="007C5DFF" w:rsidRDefault="007931FB"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dataset of 129,450 clinical images of Malignant and benign</w:t>
            </w:r>
          </w:p>
        </w:tc>
        <w:tc>
          <w:tcPr>
            <w:tcW w:w="1701" w:type="dxa"/>
            <w:hideMark/>
          </w:tcPr>
          <w:p w14:paraId="53DFDEF4" w14:textId="7BB4EA13" w:rsidR="00A67601" w:rsidRPr="007C5DFF" w:rsidRDefault="007931FB"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less variants</w:t>
            </w:r>
          </w:p>
        </w:tc>
        <w:tc>
          <w:tcPr>
            <w:tcW w:w="1418" w:type="dxa"/>
            <w:hideMark/>
          </w:tcPr>
          <w:p w14:paraId="125A73D7" w14:textId="77777777" w:rsidR="007931FB" w:rsidRDefault="007931FB">
            <w:pPr>
              <w:pStyle w:val="NormalWeb"/>
              <w:spacing w:before="0" w:beforeAutospacing="0" w:after="0" w:afterAutospacing="0"/>
              <w:divId w:val="1616669367"/>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CNN; melanoma;</w:t>
            </w:r>
          </w:p>
          <w:p w14:paraId="76C16030" w14:textId="6EC3F0C7" w:rsidR="00A67601" w:rsidRPr="007C5DFF" w:rsidRDefault="007931FB"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 xml:space="preserve">skin cancer; image </w:t>
            </w:r>
            <w:r w:rsidR="00420C47">
              <w:rPr>
                <w:rFonts w:ascii="Cambria" w:eastAsia="Cambria" w:hAnsi="Cambria"/>
                <w:color w:val="000000" w:themeColor="dark1"/>
                <w:kern w:val="24"/>
                <w:sz w:val="22"/>
                <w:szCs w:val="22"/>
              </w:rPr>
              <w:t>pre-processing</w:t>
            </w:r>
          </w:p>
        </w:tc>
        <w:tc>
          <w:tcPr>
            <w:tcW w:w="1417" w:type="dxa"/>
          </w:tcPr>
          <w:p w14:paraId="23CE282E" w14:textId="7E8F4C02" w:rsidR="00A67601" w:rsidRPr="007C5DFF" w:rsidRDefault="00066D4E"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Large dataset and accuracy</w:t>
            </w:r>
            <w:r>
              <w:rPr>
                <w:rStyle w:val="eop"/>
                <w:rFonts w:eastAsia="Times New Roman" w:cs="Calibri"/>
                <w:color w:val="000000"/>
                <w:shd w:val="clear" w:color="auto" w:fill="D9E2F3"/>
              </w:rPr>
              <w:t> </w:t>
            </w:r>
          </w:p>
        </w:tc>
        <w:tc>
          <w:tcPr>
            <w:tcW w:w="1559" w:type="dxa"/>
          </w:tcPr>
          <w:p w14:paraId="728730EB" w14:textId="61BF805C" w:rsidR="00A67601" w:rsidRPr="007C5DFF" w:rsidRDefault="00066D4E"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Less variants of Malignant and benign</w:t>
            </w:r>
            <w:r>
              <w:rPr>
                <w:rStyle w:val="eop"/>
                <w:rFonts w:eastAsia="Times New Roman" w:cs="Calibri"/>
                <w:color w:val="000000"/>
                <w:shd w:val="clear" w:color="auto" w:fill="D9E2F3"/>
              </w:rPr>
              <w:t> </w:t>
            </w:r>
          </w:p>
        </w:tc>
      </w:tr>
      <w:tr w:rsidR="00A67601" w:rsidRPr="001C2090" w14:paraId="578E06D3" w14:textId="476CAB9F" w:rsidTr="00A67601">
        <w:trPr>
          <w:cnfStyle w:val="000000100000" w:firstRow="0" w:lastRow="0" w:firstColumn="0" w:lastColumn="0" w:oddVBand="0" w:evenVBand="0" w:oddHBand="1"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1299" w:type="dxa"/>
            <w:hideMark/>
          </w:tcPr>
          <w:p w14:paraId="0E98BED1" w14:textId="65E397B1" w:rsidR="00A67601" w:rsidRPr="00C43D4F" w:rsidRDefault="00A67601" w:rsidP="00CC7B0A">
            <w:pPr>
              <w:rPr>
                <w:lang w:eastAsia="en-IN"/>
              </w:rPr>
            </w:pPr>
            <w:r w:rsidRPr="00C43D4F">
              <w:rPr>
                <w:lang w:eastAsia="en-IN"/>
              </w:rPr>
              <w:t>20</w:t>
            </w:r>
            <w:r w:rsidR="009534F4">
              <w:rPr>
                <w:lang w:eastAsia="en-IN"/>
              </w:rPr>
              <w:t>20</w:t>
            </w:r>
          </w:p>
          <w:p w14:paraId="14DD1033" w14:textId="77777777" w:rsidR="00A67601" w:rsidRPr="00C43D4F" w:rsidRDefault="00A67601" w:rsidP="00CC7B0A">
            <w:pPr>
              <w:rPr>
                <w:lang w:eastAsia="en-IN"/>
              </w:rPr>
            </w:pPr>
          </w:p>
        </w:tc>
        <w:tc>
          <w:tcPr>
            <w:tcW w:w="1542" w:type="dxa"/>
            <w:hideMark/>
          </w:tcPr>
          <w:p w14:paraId="7F4104BE" w14:textId="5CF32588" w:rsidR="00A67601" w:rsidRPr="00686E11" w:rsidRDefault="00686E11" w:rsidP="00686E11">
            <w:pPr>
              <w:pStyle w:val="NormalWeb"/>
              <w:spacing w:before="0" w:beforeAutospacing="0" w:after="0" w:afterAutospacing="0"/>
              <w:divId w:val="794297411"/>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deep </w:t>
            </w:r>
            <w:r w:rsidR="00420C47">
              <w:rPr>
                <w:rFonts w:ascii="Cambria" w:eastAsia="Cambria" w:hAnsi="Cambria"/>
                <w:color w:val="000000" w:themeColor="dark1"/>
                <w:kern w:val="24"/>
                <w:sz w:val="22"/>
                <w:szCs w:val="22"/>
              </w:rPr>
              <w:t>learning, CNN</w:t>
            </w:r>
            <w:r>
              <w:rPr>
                <w:rFonts w:ascii="Cambria" w:eastAsia="Cambria" w:hAnsi="Cambria"/>
                <w:color w:val="000000" w:themeColor="dark1"/>
                <w:kern w:val="24"/>
                <w:sz w:val="22"/>
                <w:szCs w:val="22"/>
              </w:rPr>
              <w:t xml:space="preserve">, </w:t>
            </w:r>
            <w:proofErr w:type="spellStart"/>
            <w:r>
              <w:rPr>
                <w:rFonts w:ascii="Cambria" w:eastAsia="Cambria" w:hAnsi="Cambria"/>
                <w:color w:val="000000" w:themeColor="dark1"/>
                <w:kern w:val="24"/>
                <w:sz w:val="22"/>
                <w:szCs w:val="22"/>
              </w:rPr>
              <w:t>AlexNet</w:t>
            </w:r>
            <w:proofErr w:type="spellEnd"/>
            <w:r>
              <w:rPr>
                <w:rFonts w:ascii="Cambria" w:eastAsia="Cambria" w:hAnsi="Cambria"/>
                <w:color w:val="000000" w:themeColor="dark1"/>
                <w:kern w:val="24"/>
                <w:sz w:val="22"/>
                <w:szCs w:val="22"/>
              </w:rPr>
              <w:t xml:space="preserve"> and VGG-16, </w:t>
            </w:r>
            <w:r>
              <w:rPr>
                <w:rFonts w:ascii="Cambria" w:eastAsia="Cambria" w:hAnsi="Cambria"/>
                <w:color w:val="000000" w:themeColor="dark1"/>
                <w:kern w:val="24"/>
                <w:sz w:val="22"/>
                <w:szCs w:val="22"/>
              </w:rPr>
              <w:lastRenderedPageBreak/>
              <w:t xml:space="preserve">including VGG-Net, ResNet50, InceptionV3, </w:t>
            </w:r>
            <w:proofErr w:type="spellStart"/>
            <w:r>
              <w:rPr>
                <w:rFonts w:ascii="Cambria" w:eastAsia="Cambria" w:hAnsi="Cambria"/>
                <w:color w:val="000000" w:themeColor="dark1"/>
                <w:kern w:val="24"/>
                <w:sz w:val="22"/>
                <w:szCs w:val="22"/>
              </w:rPr>
              <w:t>Xception</w:t>
            </w:r>
            <w:proofErr w:type="spellEnd"/>
            <w:r>
              <w:rPr>
                <w:rFonts w:ascii="Cambria" w:eastAsia="Cambria" w:hAnsi="Cambria"/>
                <w:color w:val="000000" w:themeColor="dark1"/>
                <w:kern w:val="24"/>
                <w:sz w:val="22"/>
                <w:szCs w:val="22"/>
              </w:rPr>
              <w:t>, and DenseNet121</w:t>
            </w:r>
          </w:p>
        </w:tc>
        <w:tc>
          <w:tcPr>
            <w:tcW w:w="1407" w:type="dxa"/>
            <w:hideMark/>
          </w:tcPr>
          <w:p w14:paraId="08F9C65A" w14:textId="598C1D05" w:rsidR="00A67601" w:rsidRPr="007C5DFF" w:rsidRDefault="00686E1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lastRenderedPageBreak/>
              <w:t xml:space="preserve">70 % images were used for training and </w:t>
            </w:r>
            <w:r>
              <w:rPr>
                <w:rFonts w:ascii="Cambria" w:eastAsia="Cambria" w:hAnsi="Cambria"/>
                <w:color w:val="000000" w:themeColor="dark1"/>
                <w:kern w:val="24"/>
                <w:sz w:val="22"/>
                <w:szCs w:val="22"/>
              </w:rPr>
              <w:lastRenderedPageBreak/>
              <w:t>30% used for testing</w:t>
            </w:r>
          </w:p>
        </w:tc>
        <w:tc>
          <w:tcPr>
            <w:tcW w:w="1701" w:type="dxa"/>
            <w:hideMark/>
          </w:tcPr>
          <w:p w14:paraId="05F57928" w14:textId="28D45EE9" w:rsidR="00A67601" w:rsidRPr="007C5DFF" w:rsidRDefault="00686E1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lastRenderedPageBreak/>
              <w:t>Less accuracy</w:t>
            </w:r>
          </w:p>
        </w:tc>
        <w:tc>
          <w:tcPr>
            <w:tcW w:w="1418" w:type="dxa"/>
            <w:hideMark/>
          </w:tcPr>
          <w:p w14:paraId="6809B5BD" w14:textId="48B697D2" w:rsidR="00A67601" w:rsidRPr="007C5DFF" w:rsidRDefault="00686E1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Good dataset</w:t>
            </w:r>
          </w:p>
        </w:tc>
        <w:tc>
          <w:tcPr>
            <w:tcW w:w="1417" w:type="dxa"/>
          </w:tcPr>
          <w:p w14:paraId="0397928F" w14:textId="489CBDB8" w:rsidR="00A67601" w:rsidRPr="007C5DFF" w:rsidRDefault="00066D4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 xml:space="preserve">70 % images were used for training and </w:t>
            </w:r>
            <w:r>
              <w:rPr>
                <w:rStyle w:val="normaltextrun"/>
                <w:rFonts w:eastAsia="Times New Roman" w:cs="Calibri"/>
                <w:color w:val="000000"/>
                <w:shd w:val="clear" w:color="auto" w:fill="B4C6E7"/>
              </w:rPr>
              <w:lastRenderedPageBreak/>
              <w:t>30% used for testing</w:t>
            </w:r>
            <w:r>
              <w:rPr>
                <w:rStyle w:val="eop"/>
                <w:rFonts w:eastAsia="Times New Roman" w:cs="Calibri"/>
                <w:color w:val="000000"/>
                <w:shd w:val="clear" w:color="auto" w:fill="B4C6E7"/>
              </w:rPr>
              <w:t> </w:t>
            </w:r>
          </w:p>
        </w:tc>
        <w:tc>
          <w:tcPr>
            <w:tcW w:w="1559" w:type="dxa"/>
          </w:tcPr>
          <w:p w14:paraId="2F00BD2B" w14:textId="05F7B03B" w:rsidR="00A67601" w:rsidRPr="007C5DFF" w:rsidRDefault="00066D4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lastRenderedPageBreak/>
              <w:t>accuracy of 65% to 75</w:t>
            </w:r>
            <w:r w:rsidR="00420C47">
              <w:rPr>
                <w:rStyle w:val="normaltextrun"/>
                <w:rFonts w:eastAsia="Times New Roman" w:cs="Calibri"/>
                <w:color w:val="000000"/>
                <w:shd w:val="clear" w:color="auto" w:fill="B4C6E7"/>
              </w:rPr>
              <w:t>%, time</w:t>
            </w:r>
            <w:r>
              <w:rPr>
                <w:rStyle w:val="normaltextrun"/>
                <w:rFonts w:eastAsia="Times New Roman" w:cs="Calibri"/>
                <w:color w:val="000000"/>
                <w:shd w:val="clear" w:color="auto" w:fill="B4C6E7"/>
              </w:rPr>
              <w:t xml:space="preserve"> consuming</w:t>
            </w:r>
            <w:r>
              <w:rPr>
                <w:rStyle w:val="eop"/>
                <w:rFonts w:eastAsia="Times New Roman" w:cs="Calibri"/>
                <w:color w:val="000000"/>
                <w:shd w:val="clear" w:color="auto" w:fill="B4C6E7"/>
              </w:rPr>
              <w:t> </w:t>
            </w:r>
          </w:p>
        </w:tc>
      </w:tr>
      <w:tr w:rsidR="00A67601" w:rsidRPr="001C2090" w14:paraId="2BF9BA17" w14:textId="4A65DC42" w:rsidTr="00A67601">
        <w:trPr>
          <w:trHeight w:val="852"/>
        </w:trPr>
        <w:tc>
          <w:tcPr>
            <w:cnfStyle w:val="001000000000" w:firstRow="0" w:lastRow="0" w:firstColumn="1" w:lastColumn="0" w:oddVBand="0" w:evenVBand="0" w:oddHBand="0" w:evenHBand="0" w:firstRowFirstColumn="0" w:firstRowLastColumn="0" w:lastRowFirstColumn="0" w:lastRowLastColumn="0"/>
            <w:tcW w:w="1299" w:type="dxa"/>
            <w:hideMark/>
          </w:tcPr>
          <w:p w14:paraId="7EA8AD75" w14:textId="350978C2" w:rsidR="00A67601" w:rsidRPr="00C43D4F" w:rsidRDefault="00A67601" w:rsidP="00CC7B0A">
            <w:pPr>
              <w:rPr>
                <w:lang w:eastAsia="en-IN"/>
              </w:rPr>
            </w:pPr>
            <w:r w:rsidRPr="00C43D4F">
              <w:rPr>
                <w:lang w:eastAsia="en-IN"/>
              </w:rPr>
              <w:t>2017</w:t>
            </w:r>
          </w:p>
          <w:p w14:paraId="2813556B" w14:textId="3352520A" w:rsidR="00A67601" w:rsidRPr="00C43D4F" w:rsidRDefault="00A67601" w:rsidP="00CC7B0A">
            <w:pPr>
              <w:rPr>
                <w:lang w:eastAsia="en-IN"/>
              </w:rPr>
            </w:pPr>
          </w:p>
        </w:tc>
        <w:tc>
          <w:tcPr>
            <w:tcW w:w="1542" w:type="dxa"/>
            <w:hideMark/>
          </w:tcPr>
          <w:p w14:paraId="6620EEC9" w14:textId="3036E60C" w:rsidR="00A67601" w:rsidRPr="00C10B5A" w:rsidRDefault="00C10B5A" w:rsidP="00C10B5A">
            <w:pPr>
              <w:pStyle w:val="NormalWeb"/>
              <w:spacing w:before="0" w:beforeAutospacing="0" w:after="0" w:afterAutospacing="0"/>
              <w:divId w:val="1198086424"/>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SVM, CNN, </w:t>
            </w:r>
            <w:proofErr w:type="spellStart"/>
            <w:r>
              <w:rPr>
                <w:rFonts w:ascii="Cambria" w:eastAsia="Cambria" w:hAnsi="Cambria"/>
                <w:color w:val="000000" w:themeColor="dark1"/>
                <w:kern w:val="24"/>
                <w:sz w:val="22"/>
                <w:szCs w:val="22"/>
              </w:rPr>
              <w:t>MobileNet</w:t>
            </w:r>
            <w:proofErr w:type="spellEnd"/>
          </w:p>
        </w:tc>
        <w:tc>
          <w:tcPr>
            <w:tcW w:w="1407" w:type="dxa"/>
            <w:hideMark/>
          </w:tcPr>
          <w:p w14:paraId="36325049" w14:textId="68CC25A0" w:rsidR="00A67601" w:rsidRPr="007C5DFF" w:rsidRDefault="00C10B5A"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High accuracy</w:t>
            </w:r>
          </w:p>
        </w:tc>
        <w:tc>
          <w:tcPr>
            <w:tcW w:w="1701" w:type="dxa"/>
            <w:hideMark/>
          </w:tcPr>
          <w:p w14:paraId="433ECC92" w14:textId="27E75FB1" w:rsidR="00A67601" w:rsidRPr="009534F4" w:rsidRDefault="009534F4" w:rsidP="009534F4">
            <w:pPr>
              <w:pStyle w:val="NormalWeb"/>
              <w:spacing w:before="0" w:beforeAutospacing="0" w:after="0" w:afterAutospacing="0"/>
              <w:divId w:val="119425572"/>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Small dataset</w:t>
            </w:r>
          </w:p>
        </w:tc>
        <w:tc>
          <w:tcPr>
            <w:tcW w:w="1418" w:type="dxa"/>
            <w:hideMark/>
          </w:tcPr>
          <w:p w14:paraId="7D6BCF39" w14:textId="0CBE7B82" w:rsidR="00A67601" w:rsidRPr="007C5DFF" w:rsidRDefault="009534F4"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High accuracy</w:t>
            </w:r>
          </w:p>
        </w:tc>
        <w:tc>
          <w:tcPr>
            <w:tcW w:w="1417" w:type="dxa"/>
          </w:tcPr>
          <w:p w14:paraId="2F93767E" w14:textId="42AA7FCF" w:rsidR="00A67601" w:rsidRPr="007C5DFF" w:rsidRDefault="003A202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High accuracies in most cases</w:t>
            </w:r>
            <w:r>
              <w:rPr>
                <w:rStyle w:val="eop"/>
                <w:rFonts w:eastAsia="Times New Roman" w:cs="Calibri"/>
                <w:color w:val="000000"/>
                <w:shd w:val="clear" w:color="auto" w:fill="D9E2F3"/>
              </w:rPr>
              <w:t> </w:t>
            </w:r>
          </w:p>
        </w:tc>
        <w:tc>
          <w:tcPr>
            <w:tcW w:w="1559" w:type="dxa"/>
          </w:tcPr>
          <w:p w14:paraId="40BFAE50" w14:textId="2F28AE96" w:rsidR="00A67601" w:rsidRPr="007C5DFF" w:rsidRDefault="003A202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High Cost of pre trained models which are required</w:t>
            </w:r>
            <w:r>
              <w:rPr>
                <w:rStyle w:val="eop"/>
                <w:rFonts w:eastAsia="Times New Roman" w:cs="Calibri"/>
                <w:color w:val="000000"/>
                <w:shd w:val="clear" w:color="auto" w:fill="D9E2F3"/>
              </w:rPr>
              <w:t> </w:t>
            </w:r>
          </w:p>
        </w:tc>
      </w:tr>
      <w:tr w:rsidR="00A67601" w:rsidRPr="001C2090" w14:paraId="29AB0DD9" w14:textId="148F00D7" w:rsidTr="00A67601">
        <w:trPr>
          <w:cnfStyle w:val="000000100000" w:firstRow="0" w:lastRow="0" w:firstColumn="0" w:lastColumn="0" w:oddVBand="0" w:evenVBand="0" w:oddHBand="1" w:evenHBand="0" w:firstRowFirstColumn="0" w:firstRowLastColumn="0" w:lastRowFirstColumn="0" w:lastRowLastColumn="0"/>
          <w:trHeight w:val="1776"/>
        </w:trPr>
        <w:tc>
          <w:tcPr>
            <w:cnfStyle w:val="001000000000" w:firstRow="0" w:lastRow="0" w:firstColumn="1" w:lastColumn="0" w:oddVBand="0" w:evenVBand="0" w:oddHBand="0" w:evenHBand="0" w:firstRowFirstColumn="0" w:firstRowLastColumn="0" w:lastRowFirstColumn="0" w:lastRowLastColumn="0"/>
            <w:tcW w:w="1299" w:type="dxa"/>
            <w:hideMark/>
          </w:tcPr>
          <w:p w14:paraId="2664CBEA" w14:textId="6FACFB13" w:rsidR="00A67601" w:rsidRPr="00C43D4F" w:rsidRDefault="00A67601" w:rsidP="00CC7B0A">
            <w:pPr>
              <w:rPr>
                <w:lang w:eastAsia="en-IN"/>
              </w:rPr>
            </w:pPr>
            <w:r w:rsidRPr="00C43D4F">
              <w:rPr>
                <w:lang w:eastAsia="en-IN"/>
              </w:rPr>
              <w:t>2018</w:t>
            </w:r>
          </w:p>
          <w:p w14:paraId="03EF9565" w14:textId="77777777" w:rsidR="00A67601" w:rsidRPr="00C43D4F" w:rsidRDefault="00A67601" w:rsidP="00CC7B0A">
            <w:pPr>
              <w:rPr>
                <w:lang w:eastAsia="en-IN"/>
              </w:rPr>
            </w:pPr>
          </w:p>
        </w:tc>
        <w:tc>
          <w:tcPr>
            <w:tcW w:w="1542" w:type="dxa"/>
            <w:hideMark/>
          </w:tcPr>
          <w:p w14:paraId="3A36311A" w14:textId="3C1149BD" w:rsidR="00A67601" w:rsidRPr="00033F3C" w:rsidRDefault="00033F3C" w:rsidP="00033F3C">
            <w:pPr>
              <w:pStyle w:val="NormalWeb"/>
              <w:spacing w:before="0" w:beforeAutospacing="0" w:after="0" w:afterAutospacing="0"/>
              <w:divId w:val="1512600153"/>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CNN, GLCM,</w:t>
            </w:r>
            <w:r>
              <w:rPr>
                <w:rFonts w:ascii="Cambria" w:eastAsia="Cambria" w:hAnsi="Cambria" w:cstheme="minorBidi"/>
                <w:color w:val="212121"/>
                <w:kern w:val="24"/>
                <w:sz w:val="22"/>
                <w:szCs w:val="22"/>
              </w:rPr>
              <w:t xml:space="preserve"> deep learning</w:t>
            </w:r>
            <w:r>
              <w:rPr>
                <w:rFonts w:ascii="Cambria" w:eastAsia="Cambria" w:hAnsi="Cambria"/>
                <w:color w:val="000000" w:themeColor="dark1"/>
                <w:kern w:val="24"/>
                <w:sz w:val="22"/>
                <w:szCs w:val="22"/>
              </w:rPr>
              <w:t xml:space="preserve">, CNN, </w:t>
            </w:r>
            <w:proofErr w:type="spellStart"/>
            <w:r w:rsidR="00420C47">
              <w:rPr>
                <w:rFonts w:ascii="Cambria" w:eastAsia="Cambria" w:hAnsi="Cambria"/>
                <w:color w:val="000000" w:themeColor="dark1"/>
                <w:kern w:val="24"/>
                <w:sz w:val="22"/>
                <w:szCs w:val="22"/>
              </w:rPr>
              <w:t>ResNet</w:t>
            </w:r>
            <w:proofErr w:type="spellEnd"/>
            <w:r w:rsidR="00420C47">
              <w:rPr>
                <w:rFonts w:ascii="Cambria" w:eastAsia="Cambria" w:hAnsi="Cambria"/>
                <w:color w:val="000000" w:themeColor="dark1"/>
                <w:kern w:val="24"/>
                <w:sz w:val="22"/>
                <w:szCs w:val="22"/>
              </w:rPr>
              <w:t>, InceptionV</w:t>
            </w:r>
            <w:r>
              <w:rPr>
                <w:rFonts w:ascii="Cambria" w:eastAsia="Cambria" w:hAnsi="Cambria"/>
                <w:color w:val="000000" w:themeColor="dark1"/>
                <w:kern w:val="24"/>
                <w:sz w:val="22"/>
                <w:szCs w:val="22"/>
              </w:rPr>
              <w:t>2</w:t>
            </w:r>
          </w:p>
        </w:tc>
        <w:tc>
          <w:tcPr>
            <w:tcW w:w="1407" w:type="dxa"/>
            <w:hideMark/>
          </w:tcPr>
          <w:p w14:paraId="326E9C20" w14:textId="7F68A488" w:rsidR="00A67601" w:rsidRPr="00522D45" w:rsidRDefault="00522D45" w:rsidP="00522D45">
            <w:pPr>
              <w:pStyle w:val="NormalWeb"/>
              <w:spacing w:before="0" w:beforeAutospacing="0" w:after="0" w:afterAutospacing="0"/>
              <w:divId w:val="1966082514"/>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Trained on many variants</w:t>
            </w:r>
          </w:p>
        </w:tc>
        <w:tc>
          <w:tcPr>
            <w:tcW w:w="1701" w:type="dxa"/>
            <w:hideMark/>
          </w:tcPr>
          <w:p w14:paraId="5868357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Small dataset</w:t>
            </w:r>
          </w:p>
          <w:p w14:paraId="30D70445"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8" w:type="dxa"/>
            <w:hideMark/>
          </w:tcPr>
          <w:p w14:paraId="43CBAB3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 but small dataset</w:t>
            </w:r>
          </w:p>
          <w:p w14:paraId="77739F16"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7" w:type="dxa"/>
          </w:tcPr>
          <w:p w14:paraId="6DA67577" w14:textId="59C5157E" w:rsidR="00A67601" w:rsidRPr="007C5DFF" w:rsidRDefault="00925EAC"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Accuracy increases with bigger dataset</w:t>
            </w:r>
            <w:r>
              <w:rPr>
                <w:rStyle w:val="eop"/>
                <w:rFonts w:eastAsia="Times New Roman" w:cs="Calibri"/>
                <w:color w:val="000000"/>
                <w:shd w:val="clear" w:color="auto" w:fill="B4C6E7"/>
              </w:rPr>
              <w:t> </w:t>
            </w:r>
          </w:p>
        </w:tc>
        <w:tc>
          <w:tcPr>
            <w:tcW w:w="1559" w:type="dxa"/>
          </w:tcPr>
          <w:p w14:paraId="4D200069" w14:textId="772023AC" w:rsidR="00A67601" w:rsidRPr="007C5DFF" w:rsidRDefault="00925EAC"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 xml:space="preserve">Bigger dataset </w:t>
            </w:r>
            <w:r w:rsidR="00420C47">
              <w:rPr>
                <w:rStyle w:val="normaltextrun"/>
                <w:rFonts w:eastAsia="Times New Roman" w:cs="Calibri"/>
                <w:color w:val="000000"/>
                <w:shd w:val="clear" w:color="auto" w:fill="B4C6E7"/>
              </w:rPr>
              <w:t>required, Time</w:t>
            </w:r>
            <w:r>
              <w:rPr>
                <w:rStyle w:val="normaltextrun"/>
                <w:rFonts w:eastAsia="Times New Roman" w:cs="Calibri"/>
                <w:color w:val="000000"/>
                <w:shd w:val="clear" w:color="auto" w:fill="B4C6E7"/>
              </w:rPr>
              <w:t xml:space="preserve"> consuming process</w:t>
            </w:r>
            <w:r>
              <w:rPr>
                <w:rStyle w:val="eop"/>
                <w:rFonts w:eastAsia="Times New Roman" w:cs="Calibri"/>
                <w:color w:val="000000"/>
                <w:shd w:val="clear" w:color="auto" w:fill="B4C6E7"/>
              </w:rPr>
              <w:t> </w:t>
            </w:r>
          </w:p>
        </w:tc>
      </w:tr>
      <w:tr w:rsidR="00A67601" w:rsidRPr="001C2090" w14:paraId="792886B5" w14:textId="5FBCA0D9" w:rsidTr="00A67601">
        <w:trPr>
          <w:trHeight w:val="1608"/>
        </w:trPr>
        <w:tc>
          <w:tcPr>
            <w:cnfStyle w:val="001000000000" w:firstRow="0" w:lastRow="0" w:firstColumn="1" w:lastColumn="0" w:oddVBand="0" w:evenVBand="0" w:oddHBand="0" w:evenHBand="0" w:firstRowFirstColumn="0" w:firstRowLastColumn="0" w:lastRowFirstColumn="0" w:lastRowLastColumn="0"/>
            <w:tcW w:w="1299" w:type="dxa"/>
            <w:hideMark/>
          </w:tcPr>
          <w:p w14:paraId="223F053E" w14:textId="476DB99F" w:rsidR="00A67601" w:rsidRPr="00C43D4F" w:rsidRDefault="00A67601" w:rsidP="00CC7B0A">
            <w:pPr>
              <w:rPr>
                <w:lang w:eastAsia="en-IN"/>
              </w:rPr>
            </w:pPr>
            <w:r w:rsidRPr="00C43D4F">
              <w:rPr>
                <w:lang w:eastAsia="en-IN"/>
              </w:rPr>
              <w:t>20</w:t>
            </w:r>
            <w:r w:rsidR="00E34C0C">
              <w:rPr>
                <w:lang w:eastAsia="en-IN"/>
              </w:rPr>
              <w:t>20</w:t>
            </w:r>
          </w:p>
        </w:tc>
        <w:tc>
          <w:tcPr>
            <w:tcW w:w="1542" w:type="dxa"/>
            <w:hideMark/>
          </w:tcPr>
          <w:p w14:paraId="4AFDC225" w14:textId="77777777" w:rsidR="00ED56A4" w:rsidRDefault="00ED56A4">
            <w:pPr>
              <w:pStyle w:val="NormalWeb"/>
              <w:spacing w:before="0" w:beforeAutospacing="0" w:after="0" w:afterAutospacing="0"/>
              <w:divId w:val="357438350"/>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CNN, SVM, KNN, Naïve Bayes, and neural network</w:t>
            </w:r>
          </w:p>
          <w:p w14:paraId="5B825DD1"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07" w:type="dxa"/>
            <w:hideMark/>
          </w:tcPr>
          <w:p w14:paraId="054DE15A" w14:textId="4A391CBA" w:rsidR="00A67601" w:rsidRPr="007C5DFF" w:rsidRDefault="00ED56A4"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97.8 % of Accuracy</w:t>
            </w:r>
          </w:p>
        </w:tc>
        <w:tc>
          <w:tcPr>
            <w:tcW w:w="1701" w:type="dxa"/>
            <w:hideMark/>
          </w:tcPr>
          <w:p w14:paraId="5DA3720B" w14:textId="4746527A" w:rsidR="00A67601" w:rsidRPr="007C5DFF" w:rsidRDefault="00033F3C"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High rate of overfitting and misidentification</w:t>
            </w:r>
          </w:p>
        </w:tc>
        <w:tc>
          <w:tcPr>
            <w:tcW w:w="1418" w:type="dxa"/>
            <w:hideMark/>
          </w:tcPr>
          <w:p w14:paraId="2DF1BB7C" w14:textId="77777777" w:rsidR="00033F3C" w:rsidRDefault="00033F3C">
            <w:pPr>
              <w:pStyle w:val="NormalWeb"/>
              <w:spacing w:before="0" w:beforeAutospacing="0" w:after="0" w:afterAutospacing="0"/>
              <w:divId w:val="1904833443"/>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accuracy</w:t>
            </w:r>
          </w:p>
          <w:p w14:paraId="5938F554"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17" w:type="dxa"/>
          </w:tcPr>
          <w:p w14:paraId="4CC01793" w14:textId="0E31948A" w:rsidR="00A67601" w:rsidRPr="007C5DFF" w:rsidRDefault="00925EAC"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obtained is 97.8 % of Accuracy and 0.94 Area under Curve using SVM classifiers and additionally the Sensitivity obtained was 86.2 % and Specificity obtained was 85 % using KNN.</w:t>
            </w:r>
            <w:r>
              <w:rPr>
                <w:rStyle w:val="eop"/>
                <w:rFonts w:eastAsia="Times New Roman" w:cs="Calibri"/>
                <w:color w:val="000000"/>
                <w:shd w:val="clear" w:color="auto" w:fill="D9E2F3"/>
              </w:rPr>
              <w:t> </w:t>
            </w:r>
          </w:p>
        </w:tc>
        <w:tc>
          <w:tcPr>
            <w:tcW w:w="1559" w:type="dxa"/>
          </w:tcPr>
          <w:p w14:paraId="62738377" w14:textId="411CA8AC" w:rsidR="00A67601" w:rsidRPr="007C5DFF" w:rsidRDefault="00925EAC"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High rate of overfitting and misidentification</w:t>
            </w:r>
            <w:r>
              <w:rPr>
                <w:rStyle w:val="eop"/>
                <w:rFonts w:eastAsia="Times New Roman" w:cs="Calibri"/>
                <w:color w:val="000000"/>
                <w:shd w:val="clear" w:color="auto" w:fill="D9E2F3"/>
              </w:rPr>
              <w:t> </w:t>
            </w:r>
          </w:p>
        </w:tc>
      </w:tr>
      <w:tr w:rsidR="00A67601" w:rsidRPr="001C2090" w14:paraId="2E6EA14E" w14:textId="048755E2" w:rsidTr="00A67601">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299" w:type="dxa"/>
            <w:hideMark/>
          </w:tcPr>
          <w:p w14:paraId="22C4BCE0" w14:textId="77777777" w:rsidR="00A67601" w:rsidRPr="00C43D4F" w:rsidRDefault="00A67601" w:rsidP="00CC7B0A">
            <w:pPr>
              <w:rPr>
                <w:lang w:eastAsia="en-IN"/>
              </w:rPr>
            </w:pPr>
            <w:r w:rsidRPr="00C43D4F">
              <w:rPr>
                <w:lang w:eastAsia="en-IN"/>
              </w:rPr>
              <w:t>2017</w:t>
            </w:r>
          </w:p>
        </w:tc>
        <w:tc>
          <w:tcPr>
            <w:tcW w:w="1542" w:type="dxa"/>
            <w:hideMark/>
          </w:tcPr>
          <w:p w14:paraId="708E9F3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GANs, CNN, </w:t>
            </w:r>
            <w:proofErr w:type="spellStart"/>
            <w:r w:rsidRPr="007C5DFF">
              <w:rPr>
                <w:color w:val="000000"/>
                <w:lang w:eastAsia="en-IN"/>
              </w:rPr>
              <w:t>AlexNet</w:t>
            </w:r>
            <w:proofErr w:type="spellEnd"/>
            <w:r w:rsidRPr="007C5DFF">
              <w:rPr>
                <w:color w:val="000000"/>
                <w:lang w:eastAsia="en-IN"/>
              </w:rPr>
              <w:t xml:space="preserve">, </w:t>
            </w:r>
            <w:proofErr w:type="spellStart"/>
            <w:r w:rsidRPr="007C5DFF">
              <w:rPr>
                <w:color w:val="000000"/>
                <w:lang w:eastAsia="en-IN"/>
              </w:rPr>
              <w:t>StyleGANs</w:t>
            </w:r>
            <w:proofErr w:type="spellEnd"/>
            <w:r w:rsidRPr="007C5DFF">
              <w:rPr>
                <w:color w:val="000000"/>
                <w:lang w:eastAsia="en-IN"/>
              </w:rPr>
              <w:t xml:space="preserve">, InceptionV3-StyleGANs, ResNet50- </w:t>
            </w:r>
            <w:proofErr w:type="spellStart"/>
            <w:r w:rsidRPr="007C5DFF">
              <w:rPr>
                <w:color w:val="000000"/>
                <w:lang w:eastAsia="en-IN"/>
              </w:rPr>
              <w:t>StyleGANs</w:t>
            </w:r>
            <w:proofErr w:type="spellEnd"/>
            <w:r w:rsidRPr="007C5DFF">
              <w:rPr>
                <w:color w:val="000000"/>
                <w:lang w:eastAsia="en-IN"/>
              </w:rPr>
              <w:t xml:space="preserve">, VGG16BN- </w:t>
            </w:r>
            <w:proofErr w:type="spellStart"/>
            <w:r w:rsidRPr="007C5DFF">
              <w:rPr>
                <w:color w:val="000000"/>
                <w:lang w:eastAsia="en-IN"/>
              </w:rPr>
              <w:t>StyleGANs</w:t>
            </w:r>
            <w:proofErr w:type="spellEnd"/>
          </w:p>
        </w:tc>
        <w:tc>
          <w:tcPr>
            <w:tcW w:w="1407" w:type="dxa"/>
            <w:hideMark/>
          </w:tcPr>
          <w:p w14:paraId="2A7FB40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size of 600×600 as input dataset, </w:t>
            </w:r>
          </w:p>
        </w:tc>
        <w:tc>
          <w:tcPr>
            <w:tcW w:w="1701" w:type="dxa"/>
            <w:hideMark/>
          </w:tcPr>
          <w:p w14:paraId="002AA53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sets the weight coefficient w in the SoftMax loss function</w:t>
            </w:r>
          </w:p>
        </w:tc>
        <w:tc>
          <w:tcPr>
            <w:tcW w:w="1418" w:type="dxa"/>
            <w:hideMark/>
          </w:tcPr>
          <w:p w14:paraId="7F104687"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4DBDF457" w14:textId="77777777" w:rsidR="00611487" w:rsidRDefault="00611487" w:rsidP="00611487">
            <w:pPr>
              <w:cnfStyle w:val="000000100000" w:firstRow="0" w:lastRow="0" w:firstColumn="0" w:lastColumn="0" w:oddVBand="0" w:evenVBand="0" w:oddHBand="1" w:evenHBand="0" w:firstRowFirstColumn="0" w:firstRowLastColumn="0" w:lastRowFirstColumn="0" w:lastRowLastColumn="0"/>
            </w:pPr>
            <w:r>
              <w:t xml:space="preserve">Model Automatically learns the feature representations required for the corresponding detection or classification tasks through the dataset, and has a good </w:t>
            </w:r>
            <w:r>
              <w:lastRenderedPageBreak/>
              <w:t>performance in many applications</w:t>
            </w:r>
          </w:p>
          <w:p w14:paraId="62CF32D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559" w:type="dxa"/>
          </w:tcPr>
          <w:p w14:paraId="5D43319B" w14:textId="77777777" w:rsidR="00611487" w:rsidRDefault="00611487" w:rsidP="00611487">
            <w:pPr>
              <w:cnfStyle w:val="000000100000" w:firstRow="0" w:lastRow="0" w:firstColumn="0" w:lastColumn="0" w:oddVBand="0" w:evenVBand="0" w:oddHBand="1" w:evenHBand="0" w:firstRowFirstColumn="0" w:firstRowLastColumn="0" w:lastRowFirstColumn="0" w:lastRowLastColumn="0"/>
            </w:pPr>
            <w:r>
              <w:lastRenderedPageBreak/>
              <w:t xml:space="preserve">Proposed DCGANs, which have clear structural constraints and indicate that they have weak credibility for unsupervised learning and that they are generalized </w:t>
            </w:r>
            <w:r>
              <w:lastRenderedPageBreak/>
              <w:t>most of the time.</w:t>
            </w:r>
          </w:p>
          <w:p w14:paraId="56F676E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r>
      <w:tr w:rsidR="00A67601" w:rsidRPr="001C2090" w14:paraId="5E665FC9" w14:textId="483D21F0" w:rsidTr="00A67601">
        <w:trPr>
          <w:trHeight w:val="564"/>
        </w:trPr>
        <w:tc>
          <w:tcPr>
            <w:cnfStyle w:val="001000000000" w:firstRow="0" w:lastRow="0" w:firstColumn="1" w:lastColumn="0" w:oddVBand="0" w:evenVBand="0" w:oddHBand="0" w:evenHBand="0" w:firstRowFirstColumn="0" w:firstRowLastColumn="0" w:lastRowFirstColumn="0" w:lastRowLastColumn="0"/>
            <w:tcW w:w="1299" w:type="dxa"/>
            <w:hideMark/>
          </w:tcPr>
          <w:p w14:paraId="652F03BA" w14:textId="77777777" w:rsidR="00A67601" w:rsidRPr="00C43D4F" w:rsidRDefault="00A67601" w:rsidP="00CC7B0A">
            <w:pPr>
              <w:rPr>
                <w:lang w:eastAsia="en-IN"/>
              </w:rPr>
            </w:pPr>
            <w:r w:rsidRPr="00C43D4F">
              <w:rPr>
                <w:lang w:eastAsia="en-IN"/>
              </w:rPr>
              <w:lastRenderedPageBreak/>
              <w:t>2018</w:t>
            </w:r>
          </w:p>
        </w:tc>
        <w:tc>
          <w:tcPr>
            <w:tcW w:w="1542" w:type="dxa"/>
            <w:hideMark/>
          </w:tcPr>
          <w:p w14:paraId="57AEE0F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CNN</w:t>
            </w:r>
            <w:r>
              <w:rPr>
                <w:color w:val="000000"/>
                <w:lang w:eastAsia="en-IN"/>
              </w:rPr>
              <w:t>,</w:t>
            </w:r>
            <w:r w:rsidRPr="007C5DFF">
              <w:rPr>
                <w:color w:val="000000"/>
                <w:lang w:eastAsia="en-IN"/>
              </w:rPr>
              <w:t xml:space="preserve"> </w:t>
            </w:r>
            <w:proofErr w:type="spellStart"/>
            <w:r w:rsidRPr="007C5DFF">
              <w:rPr>
                <w:color w:val="000000"/>
                <w:lang w:eastAsia="en-IN"/>
              </w:rPr>
              <w:t>SciKit</w:t>
            </w:r>
            <w:proofErr w:type="spellEnd"/>
            <w:r w:rsidRPr="007C5DFF">
              <w:rPr>
                <w:color w:val="000000"/>
                <w:lang w:eastAsia="en-IN"/>
              </w:rPr>
              <w:t xml:space="preserve">, </w:t>
            </w:r>
            <w:proofErr w:type="spellStart"/>
            <w:r w:rsidRPr="007C5DFF">
              <w:rPr>
                <w:color w:val="000000"/>
                <w:lang w:eastAsia="en-IN"/>
              </w:rPr>
              <w:t>Keras</w:t>
            </w:r>
            <w:proofErr w:type="spellEnd"/>
            <w:r w:rsidRPr="007C5DFF">
              <w:rPr>
                <w:color w:val="000000"/>
                <w:lang w:eastAsia="en-IN"/>
              </w:rPr>
              <w:t xml:space="preserve">, TensorFlow, OpenCV, </w:t>
            </w:r>
            <w:proofErr w:type="spellStart"/>
            <w:r w:rsidRPr="007C5DFF">
              <w:rPr>
                <w:color w:val="000000"/>
                <w:lang w:eastAsia="en-IN"/>
              </w:rPr>
              <w:t>ReLU</w:t>
            </w:r>
            <w:proofErr w:type="spellEnd"/>
          </w:p>
        </w:tc>
        <w:tc>
          <w:tcPr>
            <w:tcW w:w="1407" w:type="dxa"/>
            <w:hideMark/>
          </w:tcPr>
          <w:p w14:paraId="6AF9613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90% accuracy, Convolution maintains the spatial interrelation of the pixels, values of the pixels ranging from 0 - 255 i.e., 256 pixels.</w:t>
            </w:r>
          </w:p>
        </w:tc>
        <w:tc>
          <w:tcPr>
            <w:tcW w:w="1701" w:type="dxa"/>
            <w:hideMark/>
          </w:tcPr>
          <w:p w14:paraId="7C141E26"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Rectified Linear Unit is a non-linear operation. </w:t>
            </w:r>
            <w:proofErr w:type="spellStart"/>
            <w:r w:rsidRPr="007C5DFF">
              <w:rPr>
                <w:color w:val="000000"/>
                <w:lang w:eastAsia="en-IN"/>
              </w:rPr>
              <w:t>ReLU</w:t>
            </w:r>
            <w:proofErr w:type="spellEnd"/>
            <w:r w:rsidRPr="007C5DFF">
              <w:rPr>
                <w:color w:val="000000"/>
                <w:lang w:eastAsia="en-IN"/>
              </w:rPr>
              <w:t xml:space="preserve"> acts on an elementary level.</w:t>
            </w:r>
          </w:p>
        </w:tc>
        <w:tc>
          <w:tcPr>
            <w:tcW w:w="1418" w:type="dxa"/>
            <w:hideMark/>
          </w:tcPr>
          <w:p w14:paraId="2AD5929D"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509A7D5E" w14:textId="77777777" w:rsidR="00713C88" w:rsidRDefault="00713C88" w:rsidP="00713C88">
            <w:pPr>
              <w:cnfStyle w:val="000000000000" w:firstRow="0" w:lastRow="0" w:firstColumn="0" w:lastColumn="0" w:oddVBand="0" w:evenVBand="0" w:oddHBand="0" w:evenHBand="0" w:firstRowFirstColumn="0" w:firstRowLastColumn="0" w:lastRowFirstColumn="0" w:lastRowLastColumn="0"/>
            </w:pPr>
            <w:r>
              <w:t>With a large dataset accuracy can be increased to 90%</w:t>
            </w:r>
          </w:p>
          <w:p w14:paraId="1E3198A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559" w:type="dxa"/>
          </w:tcPr>
          <w:p w14:paraId="695B55C8" w14:textId="182635DE" w:rsidR="00713C88" w:rsidRDefault="00420C47" w:rsidP="00713C88">
            <w:pPr>
              <w:cnfStyle w:val="000000000000" w:firstRow="0" w:lastRow="0" w:firstColumn="0" w:lastColumn="0" w:oddVBand="0" w:evenVBand="0" w:oddHBand="0" w:evenHBand="0" w:firstRowFirstColumn="0" w:firstRowLastColumn="0" w:lastRowFirstColumn="0" w:lastRowLastColumn="0"/>
            </w:pPr>
            <w:r>
              <w:t>Averages</w:t>
            </w:r>
            <w:r w:rsidR="00713C88">
              <w:t xml:space="preserve"> and accuracy of 70% on standard publicly available dataset and time consuming</w:t>
            </w:r>
          </w:p>
          <w:p w14:paraId="6C4BC4B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r>
      <w:tr w:rsidR="00A67601" w:rsidRPr="001C2090" w14:paraId="790A6142" w14:textId="31C74441" w:rsidTr="00A67601">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1299" w:type="dxa"/>
            <w:hideMark/>
          </w:tcPr>
          <w:p w14:paraId="18757831" w14:textId="77777777" w:rsidR="00A67601" w:rsidRPr="00C43D4F" w:rsidRDefault="00A67601" w:rsidP="00CC7B0A">
            <w:pPr>
              <w:rPr>
                <w:lang w:eastAsia="en-IN"/>
              </w:rPr>
            </w:pPr>
            <w:r w:rsidRPr="00C43D4F">
              <w:rPr>
                <w:lang w:eastAsia="en-IN"/>
              </w:rPr>
              <w:t>2019</w:t>
            </w:r>
          </w:p>
        </w:tc>
        <w:tc>
          <w:tcPr>
            <w:tcW w:w="1542" w:type="dxa"/>
            <w:hideMark/>
          </w:tcPr>
          <w:p w14:paraId="6D909EEE"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roofErr w:type="spellStart"/>
            <w:r w:rsidRPr="007C5DFF">
              <w:rPr>
                <w:color w:val="000000"/>
                <w:lang w:eastAsia="en-IN"/>
              </w:rPr>
              <w:t>AlexNet</w:t>
            </w:r>
            <w:proofErr w:type="spellEnd"/>
            <w:r w:rsidRPr="007C5DFF">
              <w:rPr>
                <w:color w:val="000000"/>
                <w:lang w:eastAsia="en-IN"/>
              </w:rPr>
              <w:t xml:space="preserve">, Ordinary CNN, VGG-16, LIN, Inception-v3, and </w:t>
            </w:r>
            <w:proofErr w:type="spellStart"/>
            <w:r w:rsidRPr="007C5DFF">
              <w:rPr>
                <w:color w:val="000000"/>
                <w:lang w:eastAsia="en-IN"/>
              </w:rPr>
              <w:t>ResNet</w:t>
            </w:r>
            <w:proofErr w:type="spellEnd"/>
            <w:r w:rsidRPr="007C5DFF">
              <w:rPr>
                <w:color w:val="000000"/>
                <w:lang w:eastAsia="en-IN"/>
              </w:rPr>
              <w:t xml:space="preserve">. Lévy flight, </w:t>
            </w:r>
            <w:proofErr w:type="spellStart"/>
            <w:r w:rsidRPr="007C5DFF">
              <w:rPr>
                <w:color w:val="000000"/>
                <w:lang w:eastAsia="en-IN"/>
              </w:rPr>
              <w:t>ReLU</w:t>
            </w:r>
            <w:proofErr w:type="spellEnd"/>
          </w:p>
        </w:tc>
        <w:tc>
          <w:tcPr>
            <w:tcW w:w="1407" w:type="dxa"/>
            <w:hideMark/>
          </w:tcPr>
          <w:p w14:paraId="602DF3F7"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size of input images in the input is considered 28×28 pixel.</w:t>
            </w:r>
          </w:p>
        </w:tc>
        <w:tc>
          <w:tcPr>
            <w:tcW w:w="1701" w:type="dxa"/>
            <w:hideMark/>
          </w:tcPr>
          <w:p w14:paraId="5DF52CF6"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doesn’t give the best global solution</w:t>
            </w:r>
          </w:p>
        </w:tc>
        <w:tc>
          <w:tcPr>
            <w:tcW w:w="1418" w:type="dxa"/>
            <w:hideMark/>
          </w:tcPr>
          <w:p w14:paraId="21CAB83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2B2F7F3D" w14:textId="77777777" w:rsidR="00713C88" w:rsidRDefault="00713C88" w:rsidP="00713C88">
            <w:pPr>
              <w:cnfStyle w:val="000000100000" w:firstRow="0" w:lastRow="0" w:firstColumn="0" w:lastColumn="0" w:oddVBand="0" w:evenVBand="0" w:oddHBand="1" w:evenHBand="0" w:firstRowFirstColumn="0" w:firstRowLastColumn="0" w:lastRowFirstColumn="0" w:lastRowLastColumn="0"/>
            </w:pPr>
            <w:r>
              <w:t>97% accuracy</w:t>
            </w:r>
          </w:p>
          <w:p w14:paraId="535ECCF9"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559" w:type="dxa"/>
          </w:tcPr>
          <w:p w14:paraId="73BCBFEB" w14:textId="77777777" w:rsidR="00713C88" w:rsidRDefault="00713C88" w:rsidP="00713C88">
            <w:pPr>
              <w:cnfStyle w:val="000000100000" w:firstRow="0" w:lastRow="0" w:firstColumn="0" w:lastColumn="0" w:oddVBand="0" w:evenVBand="0" w:oddHBand="1" w:evenHBand="0" w:firstRowFirstColumn="0" w:firstRowLastColumn="0" w:lastRowFirstColumn="0" w:lastRowLastColumn="0"/>
            </w:pPr>
            <w:r>
              <w:t>Imbalance of training and testing dataset</w:t>
            </w:r>
          </w:p>
          <w:p w14:paraId="44923114"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r>
      <w:tr w:rsidR="00A67601" w:rsidRPr="001C2090" w14:paraId="3CBDBF1A" w14:textId="3771A056" w:rsidTr="00A67601">
        <w:trPr>
          <w:trHeight w:val="1044"/>
        </w:trPr>
        <w:tc>
          <w:tcPr>
            <w:cnfStyle w:val="001000000000" w:firstRow="0" w:lastRow="0" w:firstColumn="1" w:lastColumn="0" w:oddVBand="0" w:evenVBand="0" w:oddHBand="0" w:evenHBand="0" w:firstRowFirstColumn="0" w:firstRowLastColumn="0" w:lastRowFirstColumn="0" w:lastRowLastColumn="0"/>
            <w:tcW w:w="1299" w:type="dxa"/>
            <w:hideMark/>
          </w:tcPr>
          <w:p w14:paraId="1E42192A" w14:textId="77777777" w:rsidR="00A67601" w:rsidRPr="00C43D4F" w:rsidRDefault="00A67601" w:rsidP="00CC7B0A">
            <w:pPr>
              <w:rPr>
                <w:lang w:eastAsia="en-IN"/>
              </w:rPr>
            </w:pPr>
            <w:r w:rsidRPr="00C43D4F">
              <w:rPr>
                <w:lang w:eastAsia="en-IN"/>
              </w:rPr>
              <w:t>2019</w:t>
            </w:r>
          </w:p>
        </w:tc>
        <w:tc>
          <w:tcPr>
            <w:tcW w:w="1542" w:type="dxa"/>
            <w:hideMark/>
          </w:tcPr>
          <w:p w14:paraId="68CC213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 xml:space="preserve">STM32, ROC, CNN, </w:t>
            </w:r>
            <w:proofErr w:type="spellStart"/>
            <w:r w:rsidRPr="007C5DFF">
              <w:rPr>
                <w:rFonts w:cs="Tahoma"/>
                <w:color w:val="000000"/>
                <w:kern w:val="24"/>
              </w:rPr>
              <w:t>ReL</w:t>
            </w:r>
            <w:r>
              <w:rPr>
                <w:rFonts w:cs="Tahoma"/>
                <w:color w:val="000000"/>
                <w:kern w:val="24"/>
              </w:rPr>
              <w:t>U</w:t>
            </w:r>
            <w:proofErr w:type="spellEnd"/>
            <w:r w:rsidRPr="007C5DFF">
              <w:rPr>
                <w:rFonts w:cs="Tahoma"/>
                <w:color w:val="000000"/>
                <w:kern w:val="24"/>
              </w:rPr>
              <w:t>, NLSC</w:t>
            </w:r>
          </w:p>
        </w:tc>
        <w:tc>
          <w:tcPr>
            <w:tcW w:w="1407" w:type="dxa"/>
            <w:hideMark/>
          </w:tcPr>
          <w:p w14:paraId="7A234DB0" w14:textId="77777777" w:rsidR="00A67601" w:rsidRPr="007C5DFF" w:rsidRDefault="00A67601" w:rsidP="00CC7B0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36"/>
                <w:szCs w:val="36"/>
              </w:rPr>
            </w:pPr>
            <w:r w:rsidRPr="007C5DFF">
              <w:rPr>
                <w:rFonts w:ascii="Tahoma" w:hAnsi="Tahoma" w:cs="Tahoma"/>
                <w:color w:val="000000"/>
                <w:kern w:val="24"/>
                <w:sz w:val="20"/>
              </w:rPr>
              <w:t xml:space="preserve">Accuracy - 99%, </w:t>
            </w:r>
          </w:p>
          <w:p w14:paraId="37684BCE"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F1-Score - 99%</w:t>
            </w:r>
          </w:p>
        </w:tc>
        <w:tc>
          <w:tcPr>
            <w:tcW w:w="1701" w:type="dxa"/>
            <w:hideMark/>
          </w:tcPr>
          <w:p w14:paraId="3730E2D9"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computing and index loss, poor lesion skin discrimination specificity</w:t>
            </w:r>
          </w:p>
        </w:tc>
        <w:tc>
          <w:tcPr>
            <w:tcW w:w="1418" w:type="dxa"/>
            <w:hideMark/>
          </w:tcPr>
          <w:p w14:paraId="697B5D7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Accuracy</w:t>
            </w:r>
          </w:p>
        </w:tc>
        <w:tc>
          <w:tcPr>
            <w:tcW w:w="1417" w:type="dxa"/>
          </w:tcPr>
          <w:p w14:paraId="15441B86" w14:textId="39D28D49" w:rsidR="00A67601" w:rsidRPr="007C5DFF" w:rsidRDefault="00713C88"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r>
              <w:t>This methodology, based on “visual” investigation by the dermatologist and/or oncologist, has the advantage of not being invasive and quite easy to perform</w:t>
            </w:r>
          </w:p>
        </w:tc>
        <w:tc>
          <w:tcPr>
            <w:tcW w:w="1559" w:type="dxa"/>
          </w:tcPr>
          <w:p w14:paraId="70E6BD45" w14:textId="77777777" w:rsidR="00713C88" w:rsidRDefault="00713C88" w:rsidP="00713C88">
            <w:pPr>
              <w:cnfStyle w:val="000000000000" w:firstRow="0" w:lastRow="0" w:firstColumn="0" w:lastColumn="0" w:oddVBand="0" w:evenVBand="0" w:oddHBand="0" w:evenHBand="0" w:firstRowFirstColumn="0" w:firstRowLastColumn="0" w:lastRowFirstColumn="0" w:lastRowLastColumn="0"/>
            </w:pPr>
            <w:r>
              <w:t>Several approaches proposed in scientific literature increase sensitivity of the pipelines to the disadvantage of ‘specificity’ or vice versa.</w:t>
            </w:r>
          </w:p>
          <w:p w14:paraId="1D20D571"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p>
        </w:tc>
      </w:tr>
      <w:tr w:rsidR="00A67601" w:rsidRPr="001C2090" w14:paraId="0E13F46F" w14:textId="0FA90D7F" w:rsidTr="00A6760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299" w:type="dxa"/>
            <w:hideMark/>
          </w:tcPr>
          <w:p w14:paraId="5659219C" w14:textId="77777777" w:rsidR="00A67601" w:rsidRPr="00C43D4F" w:rsidRDefault="00A67601" w:rsidP="00CC7B0A">
            <w:pPr>
              <w:rPr>
                <w:lang w:eastAsia="en-IN"/>
              </w:rPr>
            </w:pPr>
            <w:r w:rsidRPr="00C43D4F">
              <w:rPr>
                <w:lang w:eastAsia="en-IN"/>
              </w:rPr>
              <w:t>2019</w:t>
            </w:r>
          </w:p>
        </w:tc>
        <w:tc>
          <w:tcPr>
            <w:tcW w:w="1542" w:type="dxa"/>
            <w:hideMark/>
          </w:tcPr>
          <w:p w14:paraId="346B3D5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CNN, Feature Extraction, HSV format</w:t>
            </w:r>
          </w:p>
        </w:tc>
        <w:tc>
          <w:tcPr>
            <w:tcW w:w="1407" w:type="dxa"/>
            <w:hideMark/>
          </w:tcPr>
          <w:p w14:paraId="111DA42D"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Accuracy of 98%. for melanoma skin cancer detection and 93% for </w:t>
            </w:r>
            <w:r w:rsidRPr="007C5DFF">
              <w:rPr>
                <w:color w:val="000000"/>
                <w:lang w:eastAsia="en-IN"/>
              </w:rPr>
              <w:lastRenderedPageBreak/>
              <w:t>melanoma type, TPR of 94.25%, FPR of 3.56%, and EP of 4%, average accuracy of 91.66%</w:t>
            </w:r>
          </w:p>
        </w:tc>
        <w:tc>
          <w:tcPr>
            <w:tcW w:w="1701" w:type="dxa"/>
            <w:hideMark/>
          </w:tcPr>
          <w:p w14:paraId="39301D34"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lastRenderedPageBreak/>
              <w:t xml:space="preserve">high error rates, 25.6% Caucasian error and 23.2 Xanthous error, </w:t>
            </w:r>
            <w:r w:rsidRPr="007C5DFF">
              <w:rPr>
                <w:color w:val="000000"/>
                <w:lang w:eastAsia="en-IN"/>
              </w:rPr>
              <w:lastRenderedPageBreak/>
              <w:t>validation loss of 57.56%</w:t>
            </w:r>
          </w:p>
        </w:tc>
        <w:tc>
          <w:tcPr>
            <w:tcW w:w="1418" w:type="dxa"/>
            <w:hideMark/>
          </w:tcPr>
          <w:p w14:paraId="05DD18F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lastRenderedPageBreak/>
              <w:t>Accuracy</w:t>
            </w:r>
          </w:p>
        </w:tc>
        <w:tc>
          <w:tcPr>
            <w:tcW w:w="1417" w:type="dxa"/>
          </w:tcPr>
          <w:p w14:paraId="1E358BC1" w14:textId="77777777" w:rsidR="00713C88" w:rsidRDefault="00713C88" w:rsidP="00713C88">
            <w:pPr>
              <w:cnfStyle w:val="000000100000" w:firstRow="0" w:lastRow="0" w:firstColumn="0" w:lastColumn="0" w:oddVBand="0" w:evenVBand="0" w:oddHBand="1" w:evenHBand="0" w:firstRowFirstColumn="0" w:firstRowLastColumn="0" w:lastRowFirstColumn="0" w:lastRowLastColumn="0"/>
            </w:pPr>
            <w:r>
              <w:t xml:space="preserve">achieved TPR of 94.25%, FPR of 3.56%, and EP of 4% </w:t>
            </w:r>
          </w:p>
          <w:p w14:paraId="763886FD"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559" w:type="dxa"/>
          </w:tcPr>
          <w:p w14:paraId="38312988" w14:textId="2C36C59C" w:rsidR="00713C88" w:rsidRDefault="00713C88" w:rsidP="00713C88">
            <w:pPr>
              <w:cnfStyle w:val="000000100000" w:firstRow="0" w:lastRow="0" w:firstColumn="0" w:lastColumn="0" w:oddVBand="0" w:evenVBand="0" w:oddHBand="1" w:evenHBand="0" w:firstRowFirstColumn="0" w:firstRowLastColumn="0" w:lastRowFirstColumn="0" w:lastRowLastColumn="0"/>
            </w:pPr>
            <w:r>
              <w:lastRenderedPageBreak/>
              <w:t xml:space="preserve">With a </w:t>
            </w:r>
            <w:r w:rsidR="00420C47">
              <w:t>small dataset</w:t>
            </w:r>
            <w:r>
              <w:t xml:space="preserve"> an accuracy of 74.76% and validation loss </w:t>
            </w:r>
            <w:r>
              <w:lastRenderedPageBreak/>
              <w:t xml:space="preserve">of 57.56% is </w:t>
            </w:r>
            <w:r w:rsidR="00420C47">
              <w:t>acquired</w:t>
            </w:r>
          </w:p>
          <w:p w14:paraId="6377728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r>
      <w:tr w:rsidR="00A67601" w:rsidRPr="001C2090" w14:paraId="2EBB870C" w14:textId="78710053" w:rsidTr="00A67601">
        <w:trPr>
          <w:trHeight w:val="504"/>
        </w:trPr>
        <w:tc>
          <w:tcPr>
            <w:cnfStyle w:val="001000000000" w:firstRow="0" w:lastRow="0" w:firstColumn="1" w:lastColumn="0" w:oddVBand="0" w:evenVBand="0" w:oddHBand="0" w:evenHBand="0" w:firstRowFirstColumn="0" w:firstRowLastColumn="0" w:lastRowFirstColumn="0" w:lastRowLastColumn="0"/>
            <w:tcW w:w="1299" w:type="dxa"/>
            <w:hideMark/>
          </w:tcPr>
          <w:p w14:paraId="2E94EFFC" w14:textId="77777777" w:rsidR="00A67601" w:rsidRPr="00C43D4F" w:rsidRDefault="00A67601" w:rsidP="00CC7B0A">
            <w:pPr>
              <w:rPr>
                <w:lang w:eastAsia="en-IN"/>
              </w:rPr>
            </w:pPr>
            <w:r w:rsidRPr="00C43D4F">
              <w:rPr>
                <w:lang w:eastAsia="en-IN"/>
              </w:rPr>
              <w:lastRenderedPageBreak/>
              <w:t>2019</w:t>
            </w:r>
          </w:p>
        </w:tc>
        <w:tc>
          <w:tcPr>
            <w:tcW w:w="1542" w:type="dxa"/>
            <w:hideMark/>
          </w:tcPr>
          <w:p w14:paraId="22C77017"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CNN, </w:t>
            </w:r>
            <w:proofErr w:type="spellStart"/>
            <w:r w:rsidRPr="007C5DFF">
              <w:rPr>
                <w:color w:val="000000"/>
                <w:lang w:eastAsia="en-IN"/>
              </w:rPr>
              <w:t>keras</w:t>
            </w:r>
            <w:proofErr w:type="spellEnd"/>
            <w:r w:rsidRPr="007C5DFF">
              <w:rPr>
                <w:color w:val="000000"/>
                <w:lang w:eastAsia="en-IN"/>
              </w:rPr>
              <w:t xml:space="preserve">, </w:t>
            </w:r>
            <w:proofErr w:type="spellStart"/>
            <w:r w:rsidRPr="007C5DFF">
              <w:rPr>
                <w:color w:val="000000"/>
                <w:lang w:eastAsia="en-IN"/>
              </w:rPr>
              <w:t>AlexNet</w:t>
            </w:r>
            <w:proofErr w:type="spellEnd"/>
            <w:r w:rsidRPr="007C5DFF">
              <w:rPr>
                <w:color w:val="000000"/>
                <w:lang w:eastAsia="en-IN"/>
              </w:rPr>
              <w:t>, VGG16, SGD optimiser,</w:t>
            </w:r>
          </w:p>
        </w:tc>
        <w:tc>
          <w:tcPr>
            <w:tcW w:w="1407" w:type="dxa"/>
            <w:hideMark/>
          </w:tcPr>
          <w:p w14:paraId="5823D827"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trained on more than 126k images, higher image augmentation (24x) and image resolution (1k), the same performances can be achieved using less than 5000 images, no impact of image resize filters</w:t>
            </w:r>
          </w:p>
        </w:tc>
        <w:tc>
          <w:tcPr>
            <w:tcW w:w="1701" w:type="dxa"/>
            <w:hideMark/>
          </w:tcPr>
          <w:p w14:paraId="72283A0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Experiments at 277x277 pixel resolution, Experiments without transfer learning</w:t>
            </w:r>
          </w:p>
        </w:tc>
        <w:tc>
          <w:tcPr>
            <w:tcW w:w="1418" w:type="dxa"/>
            <w:hideMark/>
          </w:tcPr>
          <w:p w14:paraId="0C4784B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2F81A755" w14:textId="77777777" w:rsidR="00713C88" w:rsidRDefault="00713C88" w:rsidP="00713C88">
            <w:pPr>
              <w:cnfStyle w:val="000000000000" w:firstRow="0" w:lastRow="0" w:firstColumn="0" w:lastColumn="0" w:oddVBand="0" w:evenVBand="0" w:oddHBand="0" w:evenHBand="0" w:firstRowFirstColumn="0" w:firstRowLastColumn="0" w:lastRowFirstColumn="0" w:lastRowLastColumn="0"/>
            </w:pPr>
            <w:r>
              <w:t>98% specificity</w:t>
            </w:r>
          </w:p>
          <w:p w14:paraId="121CE7F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559" w:type="dxa"/>
          </w:tcPr>
          <w:p w14:paraId="174E18A6" w14:textId="77777777" w:rsidR="00713C88" w:rsidRDefault="00713C88" w:rsidP="00713C88">
            <w:pPr>
              <w:cnfStyle w:val="000000000000" w:firstRow="0" w:lastRow="0" w:firstColumn="0" w:lastColumn="0" w:oddVBand="0" w:evenVBand="0" w:oddHBand="0" w:evenHBand="0" w:firstRowFirstColumn="0" w:firstRowLastColumn="0" w:lastRowFirstColumn="0" w:lastRowLastColumn="0"/>
            </w:pPr>
            <w:r>
              <w:t>73% sensitivity and Jaccard Index of 0.69.</w:t>
            </w:r>
          </w:p>
          <w:p w14:paraId="22267035"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r>
      <w:tr w:rsidR="00A67601" w:rsidRPr="001C2090" w14:paraId="44ABB283" w14:textId="37AB6511" w:rsidTr="00A67601">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299" w:type="dxa"/>
            <w:hideMark/>
          </w:tcPr>
          <w:p w14:paraId="6B38A907" w14:textId="77777777" w:rsidR="00A67601" w:rsidRPr="00C43D4F" w:rsidRDefault="00A67601" w:rsidP="00CC7B0A">
            <w:pPr>
              <w:rPr>
                <w:lang w:eastAsia="en-IN"/>
              </w:rPr>
            </w:pPr>
            <w:r w:rsidRPr="00C43D4F">
              <w:rPr>
                <w:lang w:eastAsia="en-IN"/>
              </w:rPr>
              <w:t>2019</w:t>
            </w:r>
          </w:p>
        </w:tc>
        <w:tc>
          <w:tcPr>
            <w:tcW w:w="1542" w:type="dxa"/>
            <w:hideMark/>
          </w:tcPr>
          <w:p w14:paraId="77B9714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CNN, grad-CAM, TensorFlow, Inception-ResNet-v2, DenseNet121, </w:t>
            </w:r>
            <w:proofErr w:type="spellStart"/>
            <w:r w:rsidRPr="007C5DFF">
              <w:rPr>
                <w:color w:val="000000"/>
                <w:lang w:eastAsia="en-IN"/>
              </w:rPr>
              <w:t>Xception</w:t>
            </w:r>
            <w:proofErr w:type="spellEnd"/>
          </w:p>
        </w:tc>
        <w:tc>
          <w:tcPr>
            <w:tcW w:w="1407" w:type="dxa"/>
            <w:hideMark/>
          </w:tcPr>
          <w:p w14:paraId="203C3EE9"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consists of 150,223 clinical images from 543 different skin diseases, achieved an accuracy of 87.25 ± 2.24% on the </w:t>
            </w:r>
            <w:proofErr w:type="spellStart"/>
            <w:r w:rsidRPr="007C5DFF">
              <w:rPr>
                <w:color w:val="000000"/>
                <w:lang w:eastAsia="en-IN"/>
              </w:rPr>
              <w:t>dermoscopic</w:t>
            </w:r>
            <w:proofErr w:type="spellEnd"/>
            <w:r w:rsidRPr="007C5DFF">
              <w:rPr>
                <w:color w:val="000000"/>
                <w:lang w:eastAsia="en-IN"/>
              </w:rPr>
              <w:t xml:space="preserve"> images for four common skin diseases, including SK, BCC, psoriasis and melanocytic nevus.</w:t>
            </w:r>
          </w:p>
        </w:tc>
        <w:tc>
          <w:tcPr>
            <w:tcW w:w="1701" w:type="dxa"/>
            <w:hideMark/>
          </w:tcPr>
          <w:p w14:paraId="4246437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highest average precision (77.0%)</w:t>
            </w:r>
          </w:p>
        </w:tc>
        <w:tc>
          <w:tcPr>
            <w:tcW w:w="1418" w:type="dxa"/>
            <w:hideMark/>
          </w:tcPr>
          <w:p w14:paraId="1C9614E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42A2411C" w14:textId="684DBAD2" w:rsidR="00713C88" w:rsidRDefault="00713C88" w:rsidP="00713C88">
            <w:pPr>
              <w:cnfStyle w:val="000000100000" w:firstRow="0" w:lastRow="0" w:firstColumn="0" w:lastColumn="0" w:oddVBand="0" w:evenVBand="0" w:oddHBand="1" w:evenHBand="0" w:firstRowFirstColumn="0" w:firstRowLastColumn="0" w:lastRowFirstColumn="0" w:lastRowLastColumn="0"/>
            </w:pPr>
            <w:r>
              <w:t>achieved 92.9%, 89.2%, and 84.3% recalls for the LE, BCC, and SK, respectively,</w:t>
            </w:r>
          </w:p>
          <w:p w14:paraId="56345D0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559" w:type="dxa"/>
          </w:tcPr>
          <w:p w14:paraId="39A8DCE3" w14:textId="77777777" w:rsidR="00713C88" w:rsidRDefault="00713C88" w:rsidP="00713C88">
            <w:pPr>
              <w:cnfStyle w:val="000000100000" w:firstRow="0" w:lastRow="0" w:firstColumn="0" w:lastColumn="0" w:oddVBand="0" w:evenVBand="0" w:oddHBand="1" w:evenHBand="0" w:firstRowFirstColumn="0" w:firstRowLastColumn="0" w:lastRowFirstColumn="0" w:lastRowLastColumn="0"/>
            </w:pPr>
            <w:r>
              <w:t>mean recall and precision reached 77.0% and 70.8%.</w:t>
            </w:r>
          </w:p>
          <w:p w14:paraId="4550FF6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r>
      <w:tr w:rsidR="00A67601" w:rsidRPr="001C2090" w14:paraId="6217DB69" w14:textId="4F634EDD" w:rsidTr="00A67601">
        <w:trPr>
          <w:trHeight w:val="1152"/>
        </w:trPr>
        <w:tc>
          <w:tcPr>
            <w:cnfStyle w:val="001000000000" w:firstRow="0" w:lastRow="0" w:firstColumn="1" w:lastColumn="0" w:oddVBand="0" w:evenVBand="0" w:oddHBand="0" w:evenHBand="0" w:firstRowFirstColumn="0" w:firstRowLastColumn="0" w:lastRowFirstColumn="0" w:lastRowLastColumn="0"/>
            <w:tcW w:w="1299" w:type="dxa"/>
            <w:hideMark/>
          </w:tcPr>
          <w:p w14:paraId="09EC1CF7" w14:textId="77777777" w:rsidR="00A67601" w:rsidRPr="00C43D4F" w:rsidRDefault="00A67601" w:rsidP="00CC7B0A">
            <w:pPr>
              <w:rPr>
                <w:lang w:eastAsia="en-IN"/>
              </w:rPr>
            </w:pPr>
            <w:r w:rsidRPr="00C43D4F">
              <w:rPr>
                <w:lang w:eastAsia="en-IN"/>
              </w:rPr>
              <w:lastRenderedPageBreak/>
              <w:t>2019</w:t>
            </w:r>
          </w:p>
        </w:tc>
        <w:tc>
          <w:tcPr>
            <w:tcW w:w="1542" w:type="dxa"/>
            <w:hideMark/>
          </w:tcPr>
          <w:p w14:paraId="421FED3F" w14:textId="788DFB50"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 xml:space="preserve">CNN, </w:t>
            </w:r>
            <w:proofErr w:type="spellStart"/>
            <w:r w:rsidRPr="007C5DFF">
              <w:rPr>
                <w:rFonts w:cs="Tahoma"/>
                <w:color w:val="000000"/>
                <w:kern w:val="24"/>
              </w:rPr>
              <w:t>keras</w:t>
            </w:r>
            <w:proofErr w:type="spellEnd"/>
            <w:r w:rsidRPr="007C5DFF">
              <w:rPr>
                <w:rFonts w:cs="Tahoma"/>
                <w:color w:val="000000"/>
                <w:kern w:val="24"/>
              </w:rPr>
              <w:t xml:space="preserve">, TensorFlow, Inception V3, ResNet50, VGG16, </w:t>
            </w:r>
            <w:proofErr w:type="spellStart"/>
            <w:r w:rsidRPr="007C5DFF">
              <w:rPr>
                <w:rFonts w:cs="Tahoma"/>
                <w:color w:val="000000"/>
                <w:kern w:val="24"/>
              </w:rPr>
              <w:t>MobileNet</w:t>
            </w:r>
            <w:proofErr w:type="spellEnd"/>
            <w:r w:rsidRPr="007C5DFF">
              <w:rPr>
                <w:rFonts w:cs="Tahoma"/>
                <w:color w:val="000000"/>
                <w:kern w:val="24"/>
              </w:rPr>
              <w:t xml:space="preserve"> and Inception</w:t>
            </w:r>
            <w:r w:rsidR="00420C47">
              <w:rPr>
                <w:rFonts w:cs="Tahoma"/>
                <w:color w:val="000000"/>
                <w:kern w:val="24"/>
              </w:rPr>
              <w:t xml:space="preserve">, </w:t>
            </w:r>
            <w:r w:rsidRPr="007C5DFF">
              <w:rPr>
                <w:rFonts w:cs="Tahoma"/>
                <w:color w:val="000000"/>
                <w:kern w:val="24"/>
              </w:rPr>
              <w:t>Resnet</w:t>
            </w:r>
          </w:p>
        </w:tc>
        <w:tc>
          <w:tcPr>
            <w:tcW w:w="1407" w:type="dxa"/>
            <w:hideMark/>
          </w:tcPr>
          <w:p w14:paraId="5DDD6898" w14:textId="64AD9F0A"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7 types of skin lesion diseases identification namely: Benign Keratosis, Dermatofibroma, Vascular Lesion, Melanoma, Melanocytic Nevus, Basal Cell Carcinoma and Actinic Keratosis., Inception</w:t>
            </w:r>
            <w:r w:rsidR="00420C47">
              <w:rPr>
                <w:rFonts w:cs="Tahoma"/>
                <w:color w:val="000000"/>
                <w:kern w:val="24"/>
              </w:rPr>
              <w:t xml:space="preserve">, </w:t>
            </w:r>
            <w:r w:rsidRPr="007C5DFF">
              <w:rPr>
                <w:rFonts w:cs="Tahoma"/>
                <w:color w:val="000000"/>
                <w:kern w:val="24"/>
              </w:rPr>
              <w:t>Resnet achieved an average accuracy of 91%, Accuracies of 90 and 91%</w:t>
            </w:r>
          </w:p>
        </w:tc>
        <w:tc>
          <w:tcPr>
            <w:tcW w:w="1701" w:type="dxa"/>
            <w:hideMark/>
          </w:tcPr>
          <w:p w14:paraId="12027FD7"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low F1 score</w:t>
            </w:r>
          </w:p>
        </w:tc>
        <w:tc>
          <w:tcPr>
            <w:tcW w:w="1418" w:type="dxa"/>
            <w:hideMark/>
          </w:tcPr>
          <w:p w14:paraId="04EF0ECF"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Accuracy</w:t>
            </w:r>
          </w:p>
        </w:tc>
        <w:tc>
          <w:tcPr>
            <w:tcW w:w="1417" w:type="dxa"/>
          </w:tcPr>
          <w:p w14:paraId="1AE67B49" w14:textId="30D566FB" w:rsidR="00A67601" w:rsidRPr="007C5DFF" w:rsidRDefault="00611487"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r>
              <w:t>This model is advantageous over feed-forward neural networks which cannot understand translation invariance</w:t>
            </w:r>
          </w:p>
        </w:tc>
        <w:tc>
          <w:tcPr>
            <w:tcW w:w="1559" w:type="dxa"/>
          </w:tcPr>
          <w:p w14:paraId="74B7F6EA" w14:textId="77777777" w:rsidR="00611487" w:rsidRDefault="00611487" w:rsidP="00611487">
            <w:pPr>
              <w:cnfStyle w:val="000000000000" w:firstRow="0" w:lastRow="0" w:firstColumn="0" w:lastColumn="0" w:oddVBand="0" w:evenVBand="0" w:oddHBand="0" w:evenHBand="0" w:firstRowFirstColumn="0" w:firstRowLastColumn="0" w:lastRowFirstColumn="0" w:lastRowLastColumn="0"/>
            </w:pPr>
            <w:r>
              <w:t>Low F1 Scores</w:t>
            </w:r>
          </w:p>
          <w:p w14:paraId="2FD54775"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p>
        </w:tc>
      </w:tr>
    </w:tbl>
    <w:p w14:paraId="042B85CE" w14:textId="4ECFBBEF" w:rsidR="00460585" w:rsidRDefault="00460585" w:rsidP="00460585"/>
    <w:p w14:paraId="1269A116" w14:textId="77777777" w:rsidR="00460585" w:rsidRDefault="00460585" w:rsidP="00460585"/>
    <w:p w14:paraId="2AB884A2" w14:textId="4A0385A9" w:rsidR="005954ED" w:rsidRDefault="00F71DCB" w:rsidP="00F71DCB">
      <w:pPr>
        <w:pStyle w:val="Heading2"/>
      </w:pPr>
      <w:bookmarkStart w:id="37" w:name="_Toc68564381"/>
      <w:r>
        <w:t>Grouping</w:t>
      </w:r>
      <w:bookmarkEnd w:id="37"/>
    </w:p>
    <w:p w14:paraId="2FDEEF11" w14:textId="384BBEB9" w:rsidR="00F71DCB" w:rsidRDefault="008868E7" w:rsidP="00EF6DE6">
      <w:pPr>
        <w:pStyle w:val="Heading3"/>
      </w:pPr>
      <w:bookmarkStart w:id="38" w:name="_Toc68564382"/>
      <w:r>
        <w:t>On the Basis of the Data used</w:t>
      </w:r>
      <w:bookmarkEnd w:id="38"/>
    </w:p>
    <w:p w14:paraId="2BBDACF1" w14:textId="16E6C4D4" w:rsidR="00EF6DE6" w:rsidRDefault="00EF6DE6" w:rsidP="00EF6DE6">
      <w:r>
        <w:t>The groups for this which can be formed are:</w:t>
      </w:r>
    </w:p>
    <w:p w14:paraId="2E19B050" w14:textId="3F5B4B9B" w:rsidR="00EF6DE6" w:rsidRDefault="00EF6DE6" w:rsidP="003665C0">
      <w:pPr>
        <w:pStyle w:val="ListParagraph"/>
        <w:numPr>
          <w:ilvl w:val="0"/>
          <w:numId w:val="16"/>
        </w:numPr>
      </w:pPr>
      <w:r>
        <w:t>Dataset is classified into classes and stored separately beforehand</w:t>
      </w:r>
    </w:p>
    <w:p w14:paraId="2C704643" w14:textId="201199A0" w:rsidR="00EF6DE6" w:rsidRDefault="00EF6DE6" w:rsidP="003665C0">
      <w:pPr>
        <w:pStyle w:val="ListParagraph"/>
        <w:numPr>
          <w:ilvl w:val="1"/>
          <w:numId w:val="16"/>
        </w:numPr>
      </w:pPr>
      <w:r>
        <w:t>Data is classified as:</w:t>
      </w:r>
    </w:p>
    <w:p w14:paraId="5E3F5C13" w14:textId="146EFA37" w:rsidR="00EF6DE6" w:rsidRDefault="00EF6DE6" w:rsidP="003665C0">
      <w:pPr>
        <w:pStyle w:val="ListParagraph"/>
        <w:numPr>
          <w:ilvl w:val="2"/>
          <w:numId w:val="16"/>
        </w:numPr>
      </w:pPr>
      <w:r>
        <w:t>Malignant or Benign</w:t>
      </w:r>
    </w:p>
    <w:p w14:paraId="0F597248" w14:textId="69AD695E" w:rsidR="00EF6DE6" w:rsidRDefault="00EF6DE6" w:rsidP="003665C0">
      <w:pPr>
        <w:pStyle w:val="ListParagraph"/>
        <w:numPr>
          <w:ilvl w:val="2"/>
          <w:numId w:val="16"/>
        </w:numPr>
      </w:pPr>
      <w:r>
        <w:t>7 classes of Skin Cancer</w:t>
      </w:r>
    </w:p>
    <w:p w14:paraId="3CB032A9" w14:textId="71E6CE81" w:rsidR="000869AB" w:rsidRDefault="000869AB" w:rsidP="003665C0">
      <w:pPr>
        <w:pStyle w:val="ListParagraph"/>
        <w:numPr>
          <w:ilvl w:val="2"/>
          <w:numId w:val="16"/>
        </w:numPr>
      </w:pPr>
      <w:r>
        <w:t>3 classes of keratosis</w:t>
      </w:r>
    </w:p>
    <w:p w14:paraId="28833B99" w14:textId="2F20ABCF" w:rsidR="00EF6DE6" w:rsidRDefault="00EF6DE6" w:rsidP="003665C0">
      <w:pPr>
        <w:pStyle w:val="ListParagraph"/>
        <w:numPr>
          <w:ilvl w:val="0"/>
          <w:numId w:val="16"/>
        </w:numPr>
      </w:pPr>
      <w:r>
        <w:t>Dataset is not classified into classes and instead CSV file is provided</w:t>
      </w:r>
    </w:p>
    <w:p w14:paraId="741019A7" w14:textId="75F7CEAB" w:rsidR="00EF6DE6" w:rsidRDefault="008868E7" w:rsidP="00EF6DE6">
      <w:pPr>
        <w:pStyle w:val="Heading3"/>
      </w:pPr>
      <w:bookmarkStart w:id="39" w:name="_Toc68564383"/>
      <w:r>
        <w:t>On the Basis of the Data Analysis Technique</w:t>
      </w:r>
      <w:bookmarkEnd w:id="39"/>
    </w:p>
    <w:p w14:paraId="3943F983" w14:textId="422220E9" w:rsidR="00EF6DE6" w:rsidRDefault="000869AB" w:rsidP="00EF6DE6">
      <w:r>
        <w:t>Some the analysis methods used are:</w:t>
      </w:r>
    </w:p>
    <w:p w14:paraId="325552A7" w14:textId="0B98195A" w:rsidR="000869AB" w:rsidRDefault="000869AB" w:rsidP="003665C0">
      <w:pPr>
        <w:pStyle w:val="ListParagraph"/>
        <w:numPr>
          <w:ilvl w:val="0"/>
          <w:numId w:val="17"/>
        </w:numPr>
      </w:pPr>
      <w:r>
        <w:t>ABCDE Rule</w:t>
      </w:r>
    </w:p>
    <w:p w14:paraId="651147CB" w14:textId="7297E131" w:rsidR="000869AB" w:rsidRDefault="000869AB" w:rsidP="003665C0">
      <w:pPr>
        <w:pStyle w:val="ListParagraph"/>
        <w:numPr>
          <w:ilvl w:val="0"/>
          <w:numId w:val="17"/>
        </w:numPr>
      </w:pPr>
      <w:r>
        <w:t>Data Augmentation</w:t>
      </w:r>
    </w:p>
    <w:p w14:paraId="47A6FF59" w14:textId="23F42EA0" w:rsidR="000869AB" w:rsidRDefault="000869AB" w:rsidP="003665C0">
      <w:pPr>
        <w:pStyle w:val="ListParagraph"/>
        <w:numPr>
          <w:ilvl w:val="0"/>
          <w:numId w:val="17"/>
        </w:numPr>
      </w:pPr>
      <w:r>
        <w:lastRenderedPageBreak/>
        <w:t>Normal scanning and cropping and photoshop</w:t>
      </w:r>
    </w:p>
    <w:p w14:paraId="1E2689DC" w14:textId="531DA5EA" w:rsidR="000869AB" w:rsidRDefault="000869AB" w:rsidP="003665C0">
      <w:pPr>
        <w:pStyle w:val="ListParagraph"/>
        <w:numPr>
          <w:ilvl w:val="0"/>
          <w:numId w:val="17"/>
        </w:numPr>
      </w:pPr>
      <w:r>
        <w:t>CNN (common)</w:t>
      </w:r>
    </w:p>
    <w:p w14:paraId="75B61879" w14:textId="45B886F1" w:rsidR="000869AB" w:rsidRDefault="000869AB" w:rsidP="003665C0">
      <w:pPr>
        <w:pStyle w:val="ListParagraph"/>
        <w:numPr>
          <w:ilvl w:val="0"/>
          <w:numId w:val="17"/>
        </w:numPr>
      </w:pPr>
      <w:r>
        <w:t>Deep Learning Pipeline (Morphological Analysis) (common)</w:t>
      </w:r>
    </w:p>
    <w:p w14:paraId="4497839A" w14:textId="06E75944" w:rsidR="000869AB" w:rsidRDefault="000869AB" w:rsidP="003665C0">
      <w:pPr>
        <w:pStyle w:val="ListParagraph"/>
        <w:numPr>
          <w:ilvl w:val="0"/>
          <w:numId w:val="17"/>
        </w:numPr>
      </w:pPr>
      <w:r>
        <w:t xml:space="preserve">Biopsy, Histopathological Testing, </w:t>
      </w:r>
      <w:proofErr w:type="spellStart"/>
      <w:r>
        <w:t>Dermoscopic</w:t>
      </w:r>
      <w:proofErr w:type="spellEnd"/>
      <w:r>
        <w:t xml:space="preserve"> Assessment</w:t>
      </w:r>
    </w:p>
    <w:p w14:paraId="7458355B" w14:textId="14F0DD80" w:rsidR="000869AB" w:rsidRDefault="000869AB" w:rsidP="003665C0">
      <w:pPr>
        <w:pStyle w:val="ListParagraph"/>
        <w:numPr>
          <w:ilvl w:val="0"/>
          <w:numId w:val="17"/>
        </w:numPr>
      </w:pPr>
      <w:proofErr w:type="spellStart"/>
      <w:r>
        <w:t>StyleGANS</w:t>
      </w:r>
      <w:proofErr w:type="spellEnd"/>
      <w:r>
        <w:t xml:space="preserve"> (common)</w:t>
      </w:r>
    </w:p>
    <w:p w14:paraId="48AFF720" w14:textId="15102B5E" w:rsidR="000869AB" w:rsidRDefault="000869AB" w:rsidP="003665C0">
      <w:pPr>
        <w:pStyle w:val="ListParagraph"/>
        <w:numPr>
          <w:ilvl w:val="0"/>
          <w:numId w:val="17"/>
        </w:numPr>
      </w:pPr>
      <w:r>
        <w:t>GLCM, SVM</w:t>
      </w:r>
    </w:p>
    <w:p w14:paraId="35EB43C5" w14:textId="38C85F3F" w:rsidR="00C81227" w:rsidRDefault="00C81227" w:rsidP="00C81227">
      <w:r>
        <w:t>Let’s see each of them one-by-one.</w:t>
      </w:r>
    </w:p>
    <w:p w14:paraId="79FAD5D1" w14:textId="3FE28FCB" w:rsidR="00C81227" w:rsidRDefault="00C81227" w:rsidP="00C81227">
      <w:pPr>
        <w:pStyle w:val="Heading4"/>
      </w:pPr>
      <w:bookmarkStart w:id="40" w:name="_Toc68564384"/>
      <w:r>
        <w:t>ABCDE Rule</w:t>
      </w:r>
      <w:bookmarkEnd w:id="40"/>
    </w:p>
    <w:p w14:paraId="062A36D6" w14:textId="77777777" w:rsidR="00C81227" w:rsidRP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Regular self-skin examinations by patients have been shown to decrease the depth of melanomas at the time of diagnosis and facilitate a lower risk of melanoma when coupled with regular visits with a physician.</w:t>
      </w:r>
      <w:hyperlink r:id="rId17" w:anchor="B1" w:history="1">
        <w:r w:rsidRPr="00C81227">
          <w:rPr>
            <w:rStyle w:val="normaltextrun"/>
            <w:rFonts w:ascii="Segoe UI" w:hAnsi="Segoe UI" w:cs="Segoe UI"/>
            <w:sz w:val="21"/>
            <w:szCs w:val="21"/>
            <w:lang w:val="en-US"/>
          </w:rPr>
          <w:t>1</w:t>
        </w:r>
      </w:hyperlink>
      <w:r w:rsidRPr="00C81227">
        <w:rPr>
          <w:rStyle w:val="normaltextrun"/>
          <w:rFonts w:ascii="Segoe UI" w:hAnsi="Segoe UI" w:cs="Segoe UI"/>
          <w:sz w:val="21"/>
          <w:szCs w:val="21"/>
          <w:lang w:val="en-US"/>
        </w:rPr>
        <w:t> Accordingly, the American Academy of Dermatology has sought to improve patient awareness of melanoma through its SPOT Skin Cancer campaign.</w:t>
      </w:r>
      <w:hyperlink r:id="rId18" w:anchor="B2" w:history="1">
        <w:r w:rsidRPr="00C81227">
          <w:rPr>
            <w:rStyle w:val="normaltextrun"/>
            <w:rFonts w:ascii="Segoe UI" w:hAnsi="Segoe UI" w:cs="Segoe UI"/>
            <w:sz w:val="21"/>
            <w:szCs w:val="21"/>
            <w:lang w:val="en-US"/>
          </w:rPr>
          <w:t>2</w:t>
        </w:r>
      </w:hyperlink>
      <w:r w:rsidRPr="00C81227">
        <w:rPr>
          <w:rStyle w:val="normaltextrun"/>
          <w:rFonts w:ascii="Segoe UI" w:hAnsi="Segoe UI" w:cs="Segoe UI"/>
          <w:sz w:val="21"/>
          <w:szCs w:val="21"/>
          <w:lang w:val="en-US"/>
        </w:rPr>
        <w:t> At our institution, we counsel patients to perform regular self-skin examinations in an effort to expedite identification and appropriate treatment of suspicious melanocytic lesions. To aid patients in identifying possible melanoma, we often recommend the use of either the “ABCDE rule” or the “ugly duckling sign.”</w:t>
      </w:r>
    </w:p>
    <w:p w14:paraId="1C867521" w14:textId="77777777" w:rsidR="00C81227" w:rsidRP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The ABCDE rule, first introduced in 1985 as the ABCD rule</w:t>
      </w:r>
      <w:hyperlink r:id="rId19" w:anchor="B3" w:history="1">
        <w:r w:rsidRPr="00C81227">
          <w:rPr>
            <w:rStyle w:val="normaltextrun"/>
            <w:rFonts w:ascii="Segoe UI" w:hAnsi="Segoe UI" w:cs="Segoe UI"/>
            <w:sz w:val="21"/>
            <w:szCs w:val="21"/>
            <w:lang w:val="en-US"/>
          </w:rPr>
          <w:t>3</w:t>
        </w:r>
      </w:hyperlink>
      <w:r w:rsidRPr="00C81227">
        <w:rPr>
          <w:rStyle w:val="normaltextrun"/>
          <w:rFonts w:ascii="Segoe UI" w:hAnsi="Segoe UI" w:cs="Segoe UI"/>
          <w:sz w:val="21"/>
          <w:szCs w:val="21"/>
          <w:lang w:val="en-US"/>
        </w:rPr>
        <w:t> and then expanded in 2004 to the ABCDE rule,</w:t>
      </w:r>
      <w:hyperlink r:id="rId20" w:anchor="B4" w:history="1">
        <w:r w:rsidRPr="00C81227">
          <w:rPr>
            <w:rStyle w:val="normaltextrun"/>
            <w:rFonts w:ascii="Segoe UI" w:hAnsi="Segoe UI" w:cs="Segoe UI"/>
            <w:sz w:val="21"/>
            <w:szCs w:val="21"/>
            <w:lang w:val="en-US"/>
          </w:rPr>
          <w:t>4</w:t>
        </w:r>
      </w:hyperlink>
      <w:r w:rsidRPr="00C81227">
        <w:rPr>
          <w:rStyle w:val="normaltextrun"/>
          <w:rFonts w:ascii="Segoe UI" w:hAnsi="Segoe UI" w:cs="Segoe UI"/>
          <w:sz w:val="21"/>
          <w:szCs w:val="21"/>
          <w:lang w:val="en-US"/>
        </w:rPr>
        <w:t> encompasses several clinical features of melanoma, including Asymmetry, Border irregularity, Color variation (both intralesional color variation as well as a color that is different from the patient’s other nevi), Diameter greater than 6mm, and Evolving (a new or changing lesion). An alternative to the ABCDE rule, the “ugly duckling sign,” was later developed to address the limitations of the ABCDE rule.</w:t>
      </w:r>
      <w:hyperlink r:id="rId21" w:anchor="B5" w:history="1">
        <w:r w:rsidRPr="00C81227">
          <w:rPr>
            <w:rStyle w:val="normaltextrun"/>
            <w:rFonts w:ascii="Segoe UI" w:hAnsi="Segoe UI" w:cs="Segoe UI"/>
            <w:sz w:val="21"/>
            <w:szCs w:val="21"/>
            <w:lang w:val="en-US"/>
          </w:rPr>
          <w:t>5</w:t>
        </w:r>
      </w:hyperlink>
      <w:r w:rsidRPr="00C81227">
        <w:rPr>
          <w:rStyle w:val="normaltextrun"/>
          <w:rFonts w:ascii="Segoe UI" w:hAnsi="Segoe UI" w:cs="Segoe UI"/>
          <w:sz w:val="21"/>
          <w:szCs w:val="21"/>
          <w:lang w:val="en-US"/>
        </w:rPr>
        <w:t> It states that the “spot” that is unlike the others is often the most suspect for malignancy. Their limitations aside, both of these methods provide an easy, general framework from which patients may work in order to identify potential melanomas.</w:t>
      </w:r>
    </w:p>
    <w:p w14:paraId="6D482E1B" w14:textId="77777777" w:rsidR="00C81227" w:rsidRP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Due to time constraints or personal preference, dermatologists often choose to counsel patients on one of these guidelines while neglecting the other. However, the shortcoming of using only one of these criteria is that the ABCDE and “ugly duckling” rules are complementary to one another and are not necessarily equal alternatives to one another. That is, the ABCDE rule does not account for the added screening benefits of using the “ugly duckling rule,” and vice versa.</w:t>
      </w:r>
    </w:p>
    <w:p w14:paraId="051DA7B7" w14:textId="77777777" w:rsidR="00C81227" w:rsidRP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Therefore, we propose a modification to the ABCDE rule in order to combine the benefits of this rule with that of the “ugly duckling sign.” The addition of the letter “F,” which stands for “Funny looking,” nicely incorporates the “ugly duckling rule” into one, unified tool—the ABCDEF rule—for patients to use when evaluating their moles at home. The “Funny looking” mole, like the “ugly duckling sign,” implies that there is an overall gestalt one can have about a spot being suspicious.</w:t>
      </w:r>
    </w:p>
    <w:p w14:paraId="71B3240D" w14:textId="356C1DB4" w:rsid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The addition of another letter to the currently widely used ABCDE rule does not seem to overly complicate the mnemonic for patients. Indeed, in our experience in counseling patients about the ABCDEF rule, we have found that the inclusion of a somewhat humorous and unexpected “capstone” to the mnemonic has been very well received. The ABCDEF rule improves upon the previous iteration of the mnemonic and may prove to be a useful tool for patients and physicians alike in identifying worrisome melanocytic lesions.</w:t>
      </w:r>
    </w:p>
    <w:p w14:paraId="0FBC5710" w14:textId="3E0E29CA" w:rsidR="00EE5981" w:rsidRDefault="00EE5981" w:rsidP="00EE5981">
      <w:pPr>
        <w:pStyle w:val="Heading4"/>
        <w:rPr>
          <w:rStyle w:val="normaltextrun"/>
          <w:rFonts w:ascii="Segoe UI" w:hAnsi="Segoe UI" w:cs="Segoe UI"/>
          <w:sz w:val="21"/>
          <w:szCs w:val="21"/>
          <w:lang w:val="en-US"/>
        </w:rPr>
      </w:pPr>
      <w:bookmarkStart w:id="41" w:name="_Toc68564385"/>
      <w:r>
        <w:rPr>
          <w:rStyle w:val="normaltextrun"/>
          <w:rFonts w:ascii="Segoe UI" w:hAnsi="Segoe UI" w:cs="Segoe UI"/>
          <w:sz w:val="21"/>
          <w:szCs w:val="21"/>
          <w:lang w:val="en-US"/>
        </w:rPr>
        <w:t>Data Augmentation</w:t>
      </w:r>
      <w:bookmarkEnd w:id="41"/>
    </w:p>
    <w:p w14:paraId="1A7484E9" w14:textId="77777777" w:rsidR="00EE5981" w:rsidRPr="00EE5981" w:rsidRDefault="00EE5981" w:rsidP="00EE5981">
      <w:pPr>
        <w:rPr>
          <w:rFonts w:eastAsia="Times New Roman"/>
          <w:lang w:eastAsia="en-IN"/>
        </w:rPr>
      </w:pPr>
      <w:r w:rsidRPr="00EE5981">
        <w:rPr>
          <w:rFonts w:eastAsia="Times New Roman"/>
          <w:lang w:eastAsia="en-IN"/>
        </w:rPr>
        <w:lastRenderedPageBreak/>
        <w:t>The prediction accuracy of the Supervised Deep Learning models is largely reliant on the amount and the diversity of data available during training. The relation between deep learning models and amount of training data required is analogous to that of the relation between rocket engines (deep learning models) and the huge amount of fuel (huge amounts of data) required for the rocket to complete its mission (success of the deep learning model). </w:t>
      </w:r>
    </w:p>
    <w:p w14:paraId="031BA6CE" w14:textId="77777777" w:rsidR="00EE5981" w:rsidRPr="00EE5981" w:rsidRDefault="00EE5981" w:rsidP="00EE5981">
      <w:pPr>
        <w:rPr>
          <w:rFonts w:eastAsia="Times New Roman"/>
          <w:lang w:eastAsia="en-IN"/>
        </w:rPr>
      </w:pPr>
      <w:r w:rsidRPr="00EE5981">
        <w:rPr>
          <w:rFonts w:eastAsia="Times New Roman"/>
          <w:lang w:eastAsia="en-IN"/>
        </w:rPr>
        <w:t>DL models trained to achieve high performance on complex tasks generally have a large number of hidden neurons.  As the number of hidden neurons increases, the number of trainable parameters also increases. The number of parameters in the State-of-the-art Computer Vision models such as RESNET (60M) and Inception-V3 (24M) is of the order of ten million.</w:t>
      </w:r>
    </w:p>
    <w:p w14:paraId="56DADD3D" w14:textId="77777777" w:rsidR="00EE5981" w:rsidRPr="00EE5981" w:rsidRDefault="00EE5981" w:rsidP="00EE5981">
      <w:pPr>
        <w:rPr>
          <w:rFonts w:eastAsia="Times New Roman"/>
          <w:lang w:eastAsia="en-IN"/>
        </w:rPr>
      </w:pPr>
      <w:r w:rsidRPr="00EE5981">
        <w:rPr>
          <w:rFonts w:eastAsia="Times New Roman"/>
          <w:lang w:eastAsia="en-IN"/>
        </w:rPr>
        <w:t xml:space="preserve">In Natural Language Processing models such as BERT (340M), it is of the order of a hundred million. These deep learning models trained to perform complex tasks such as object detection or language translation with high accuracy have a large number of </w:t>
      </w:r>
      <w:proofErr w:type="spellStart"/>
      <w:r w:rsidRPr="00EE5981">
        <w:rPr>
          <w:rFonts w:eastAsia="Times New Roman"/>
          <w:lang w:eastAsia="en-IN"/>
        </w:rPr>
        <w:t>tunable</w:t>
      </w:r>
      <w:proofErr w:type="spellEnd"/>
      <w:r w:rsidRPr="00EE5981">
        <w:rPr>
          <w:rFonts w:eastAsia="Times New Roman"/>
          <w:lang w:eastAsia="en-IN"/>
        </w:rPr>
        <w:t xml:space="preserve"> parameters. They need a large amount of data to learn the values for a large number of parameters during the training phase. </w:t>
      </w:r>
    </w:p>
    <w:p w14:paraId="2566540A" w14:textId="77777777" w:rsidR="00EE5981" w:rsidRPr="00EE5981" w:rsidRDefault="00EE5981" w:rsidP="00EE5981">
      <w:pPr>
        <w:rPr>
          <w:rFonts w:eastAsia="Times New Roman"/>
          <w:lang w:eastAsia="en-IN"/>
        </w:rPr>
      </w:pPr>
      <w:r w:rsidRPr="00EE5981">
        <w:rPr>
          <w:rFonts w:eastAsia="Times New Roman"/>
          <w:lang w:eastAsia="en-IN"/>
        </w:rPr>
        <w:t>In simple terms, the amount of data required is proportional to the number of learnable parameters in the model. The number of parameters is proportional to the complexity of the task.  </w:t>
      </w:r>
    </w:p>
    <w:p w14:paraId="61B2DD2C" w14:textId="77777777" w:rsidR="00EE5981" w:rsidRPr="00EE5981" w:rsidRDefault="00EE5981" w:rsidP="00EE5981">
      <w:pPr>
        <w:rPr>
          <w:rFonts w:eastAsia="Times New Roman"/>
          <w:lang w:eastAsia="en-IN"/>
        </w:rPr>
      </w:pPr>
      <w:r w:rsidRPr="00EE5981">
        <w:rPr>
          <w:rFonts w:eastAsia="Times New Roman"/>
          <w:lang w:eastAsia="en-IN"/>
        </w:rPr>
        <w:t>Oftentimes, when working on specific complex tasks such as classifying a weed from a crop, or identifying the novelty of a patient, it is very hard to get large amounts of data required to train the models. Though transfer learning techniques could be used to great effect, the challenges involved in making a pre-trained model to work for specific tasks are tough. </w:t>
      </w:r>
    </w:p>
    <w:p w14:paraId="25DBBD26" w14:textId="77777777" w:rsidR="00EE5981" w:rsidRPr="00EE5981" w:rsidRDefault="00EE5981" w:rsidP="00EE5981">
      <w:pPr>
        <w:rPr>
          <w:rFonts w:eastAsia="Times New Roman"/>
          <w:lang w:eastAsia="en-IN"/>
        </w:rPr>
      </w:pPr>
      <w:r w:rsidRPr="00EE5981">
        <w:rPr>
          <w:rFonts w:eastAsia="Times New Roman"/>
          <w:lang w:eastAsia="en-IN"/>
        </w:rPr>
        <w:t>Another way to deal with the problem of limited data is to apply different transformations on the available data to synthesize new data. This approach of synthesizing new data from the available data is referred to as ‘Data Augmentation’. </w:t>
      </w:r>
    </w:p>
    <w:p w14:paraId="79F41E50" w14:textId="77777777" w:rsidR="00EE5981" w:rsidRPr="00EE5981" w:rsidRDefault="00EE5981" w:rsidP="00EE5981">
      <w:pPr>
        <w:rPr>
          <w:rFonts w:eastAsia="Times New Roman"/>
          <w:lang w:eastAsia="en-IN"/>
        </w:rPr>
      </w:pPr>
      <w:r w:rsidRPr="00EE5981">
        <w:rPr>
          <w:rFonts w:eastAsia="Times New Roman"/>
          <w:lang w:eastAsia="en-IN"/>
        </w:rPr>
        <w:t>Data augmentation can be used to address both the requirements, the diversity of the training data, and the amount of data. Besides these two, augmented data can also be used to address the class imbalance problem in classification tasks.</w:t>
      </w:r>
    </w:p>
    <w:p w14:paraId="253BD628" w14:textId="77777777" w:rsidR="00EE5981" w:rsidRPr="00EE5981" w:rsidRDefault="00EE5981" w:rsidP="00EE5981">
      <w:pPr>
        <w:rPr>
          <w:rFonts w:eastAsia="Times New Roman"/>
          <w:lang w:eastAsia="en-IN"/>
        </w:rPr>
      </w:pPr>
      <w:r w:rsidRPr="00EE5981">
        <w:rPr>
          <w:rFonts w:eastAsia="Times New Roman"/>
          <w:lang w:eastAsia="en-IN"/>
        </w:rPr>
        <w:t>The questions that come to the mind are; Does data augmentation work? Do we really get better performance from the models when we use augmented data for training? Table 1 shows a few case studies indicating the effect of data augmentation on model performance for different applications.</w:t>
      </w:r>
    </w:p>
    <w:p w14:paraId="03937003" w14:textId="77777777" w:rsidR="00EE5981" w:rsidRPr="00EE5981" w:rsidRDefault="00EE5981" w:rsidP="00EE5981">
      <w:pPr>
        <w:rPr>
          <w:rFonts w:eastAsia="Times New Roman"/>
          <w:lang w:eastAsia="en-IN"/>
        </w:rPr>
      </w:pPr>
      <w:r w:rsidRPr="00EE5981">
        <w:rPr>
          <w:rFonts w:eastAsia="Times New Roman"/>
          <w:b/>
          <w:bCs/>
          <w:lang w:eastAsia="en-IN"/>
        </w:rPr>
        <w:t>Table 1. model performance for different applications with and without data augmentation</w:t>
      </w:r>
    </w:p>
    <w:tbl>
      <w:tblPr>
        <w:tblStyle w:val="TableGrid"/>
        <w:tblW w:w="10440" w:type="dxa"/>
        <w:tblLook w:val="04A0" w:firstRow="1" w:lastRow="0" w:firstColumn="1" w:lastColumn="0" w:noHBand="0" w:noVBand="1"/>
      </w:tblPr>
      <w:tblGrid>
        <w:gridCol w:w="1895"/>
        <w:gridCol w:w="3082"/>
        <w:gridCol w:w="2873"/>
        <w:gridCol w:w="2590"/>
      </w:tblGrid>
      <w:tr w:rsidR="00EE5981" w:rsidRPr="00EE5981" w14:paraId="16781EDC" w14:textId="77777777" w:rsidTr="00EE5981">
        <w:tc>
          <w:tcPr>
            <w:tcW w:w="0" w:type="auto"/>
            <w:hideMark/>
          </w:tcPr>
          <w:p w14:paraId="4A3CCE66"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b/>
                <w:bCs/>
                <w:sz w:val="24"/>
                <w:szCs w:val="24"/>
                <w:lang w:eastAsia="en-IN"/>
              </w:rPr>
              <w:t>Application</w:t>
            </w:r>
          </w:p>
        </w:tc>
        <w:tc>
          <w:tcPr>
            <w:tcW w:w="0" w:type="auto"/>
            <w:hideMark/>
          </w:tcPr>
          <w:p w14:paraId="19C6F872"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b/>
                <w:bCs/>
                <w:sz w:val="24"/>
                <w:szCs w:val="24"/>
                <w:lang w:eastAsia="en-IN"/>
              </w:rPr>
              <w:t>Performance without Augmentation</w:t>
            </w:r>
          </w:p>
        </w:tc>
        <w:tc>
          <w:tcPr>
            <w:tcW w:w="0" w:type="auto"/>
            <w:hideMark/>
          </w:tcPr>
          <w:p w14:paraId="0135FBA5"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b/>
                <w:bCs/>
                <w:sz w:val="24"/>
                <w:szCs w:val="24"/>
                <w:lang w:eastAsia="en-IN"/>
              </w:rPr>
              <w:t>Performance with Augmentation</w:t>
            </w:r>
          </w:p>
        </w:tc>
        <w:tc>
          <w:tcPr>
            <w:tcW w:w="0" w:type="auto"/>
            <w:hideMark/>
          </w:tcPr>
          <w:p w14:paraId="0F038E55"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b/>
                <w:bCs/>
                <w:sz w:val="24"/>
                <w:szCs w:val="24"/>
                <w:lang w:eastAsia="en-IN"/>
              </w:rPr>
              <w:t>Augmentation method</w:t>
            </w:r>
          </w:p>
        </w:tc>
      </w:tr>
      <w:tr w:rsidR="00EE5981" w:rsidRPr="00EE5981" w14:paraId="3013949B" w14:textId="77777777" w:rsidTr="00EE5981">
        <w:tc>
          <w:tcPr>
            <w:tcW w:w="0" w:type="auto"/>
            <w:hideMark/>
          </w:tcPr>
          <w:p w14:paraId="1944A3F2"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Image classification</w:t>
            </w:r>
          </w:p>
        </w:tc>
        <w:tc>
          <w:tcPr>
            <w:tcW w:w="0" w:type="auto"/>
            <w:hideMark/>
          </w:tcPr>
          <w:p w14:paraId="795237B7"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57%</w:t>
            </w:r>
          </w:p>
        </w:tc>
        <w:tc>
          <w:tcPr>
            <w:tcW w:w="0" w:type="auto"/>
            <w:hideMark/>
          </w:tcPr>
          <w:p w14:paraId="623063E6"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78.6%</w:t>
            </w:r>
          </w:p>
        </w:tc>
        <w:tc>
          <w:tcPr>
            <w:tcW w:w="0" w:type="auto"/>
            <w:hideMark/>
          </w:tcPr>
          <w:p w14:paraId="75754CE3"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Simple Image based</w:t>
            </w:r>
          </w:p>
        </w:tc>
      </w:tr>
      <w:tr w:rsidR="00EE5981" w:rsidRPr="00EE5981" w14:paraId="4A4095C4" w14:textId="77777777" w:rsidTr="00EE5981">
        <w:tc>
          <w:tcPr>
            <w:tcW w:w="0" w:type="auto"/>
            <w:hideMark/>
          </w:tcPr>
          <w:p w14:paraId="7A38C6C3"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Image classification</w:t>
            </w:r>
          </w:p>
        </w:tc>
        <w:tc>
          <w:tcPr>
            <w:tcW w:w="0" w:type="auto"/>
            <w:hideMark/>
          </w:tcPr>
          <w:p w14:paraId="6F2E197A"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57%</w:t>
            </w:r>
          </w:p>
        </w:tc>
        <w:tc>
          <w:tcPr>
            <w:tcW w:w="0" w:type="auto"/>
            <w:hideMark/>
          </w:tcPr>
          <w:p w14:paraId="56945A3A"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85.7%</w:t>
            </w:r>
          </w:p>
        </w:tc>
        <w:tc>
          <w:tcPr>
            <w:tcW w:w="0" w:type="auto"/>
            <w:hideMark/>
          </w:tcPr>
          <w:p w14:paraId="1456351F"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GAN based</w:t>
            </w:r>
          </w:p>
        </w:tc>
      </w:tr>
      <w:tr w:rsidR="00EE5981" w:rsidRPr="00EE5981" w14:paraId="0A5B3AF1" w14:textId="77777777" w:rsidTr="00EE5981">
        <w:tc>
          <w:tcPr>
            <w:tcW w:w="0" w:type="auto"/>
            <w:hideMark/>
          </w:tcPr>
          <w:p w14:paraId="2ABE6030"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NMT</w:t>
            </w:r>
          </w:p>
        </w:tc>
        <w:tc>
          <w:tcPr>
            <w:tcW w:w="0" w:type="auto"/>
            <w:hideMark/>
          </w:tcPr>
          <w:p w14:paraId="647CDF10"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 xml:space="preserve">11 </w:t>
            </w:r>
            <w:proofErr w:type="gramStart"/>
            <w:r w:rsidRPr="00EE5981">
              <w:rPr>
                <w:rFonts w:ascii="Times New Roman" w:eastAsia="Times New Roman" w:hAnsi="Times New Roman"/>
                <w:sz w:val="24"/>
                <w:szCs w:val="24"/>
                <w:lang w:eastAsia="en-IN"/>
              </w:rPr>
              <w:t>BLEU</w:t>
            </w:r>
            <w:proofErr w:type="gramEnd"/>
          </w:p>
        </w:tc>
        <w:tc>
          <w:tcPr>
            <w:tcW w:w="0" w:type="auto"/>
            <w:hideMark/>
          </w:tcPr>
          <w:p w14:paraId="2586498C"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13.9 BLEU</w:t>
            </w:r>
          </w:p>
        </w:tc>
        <w:tc>
          <w:tcPr>
            <w:tcW w:w="0" w:type="auto"/>
            <w:hideMark/>
          </w:tcPr>
          <w:p w14:paraId="2BC04672"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Translation data augmentation</w:t>
            </w:r>
          </w:p>
        </w:tc>
      </w:tr>
      <w:tr w:rsidR="00EE5981" w:rsidRPr="00EE5981" w14:paraId="68AD12D8" w14:textId="77777777" w:rsidTr="00EE5981">
        <w:tc>
          <w:tcPr>
            <w:tcW w:w="0" w:type="auto"/>
            <w:hideMark/>
          </w:tcPr>
          <w:p w14:paraId="68F0D384"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Text classification</w:t>
            </w:r>
          </w:p>
        </w:tc>
        <w:tc>
          <w:tcPr>
            <w:tcW w:w="0" w:type="auto"/>
            <w:hideMark/>
          </w:tcPr>
          <w:p w14:paraId="79EF4FFB"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79%</w:t>
            </w:r>
          </w:p>
        </w:tc>
        <w:tc>
          <w:tcPr>
            <w:tcW w:w="0" w:type="auto"/>
            <w:hideMark/>
          </w:tcPr>
          <w:p w14:paraId="6CDC5900"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87%</w:t>
            </w:r>
          </w:p>
        </w:tc>
        <w:tc>
          <w:tcPr>
            <w:tcW w:w="0" w:type="auto"/>
            <w:hideMark/>
          </w:tcPr>
          <w:p w14:paraId="5C4F48EA"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Easy Data Augmentation</w:t>
            </w:r>
          </w:p>
        </w:tc>
      </w:tr>
    </w:tbl>
    <w:p w14:paraId="406606B2" w14:textId="6E235D97" w:rsidR="00EE5981" w:rsidRDefault="00EE5981" w:rsidP="00EE5981">
      <w:pPr>
        <w:rPr>
          <w:rFonts w:eastAsia="Times New Roman"/>
          <w:lang w:eastAsia="en-IN"/>
        </w:rPr>
      </w:pPr>
      <w:r w:rsidRPr="00EE5981">
        <w:rPr>
          <w:rFonts w:eastAsia="Times New Roman"/>
          <w:lang w:eastAsia="en-IN"/>
        </w:rPr>
        <w:lastRenderedPageBreak/>
        <w:t>The answer to the questions is an assured and cautious ‘yes’: assured since several case studies indicate that the performance improves and cautious since different augmentation techniques used affect the scale of improvement differently.</w:t>
      </w:r>
    </w:p>
    <w:p w14:paraId="5DCA4EEF" w14:textId="36F8EFED" w:rsidR="00EE5981" w:rsidRDefault="00EE5981" w:rsidP="00EE5981">
      <w:pPr>
        <w:pStyle w:val="Heading4"/>
        <w:rPr>
          <w:rFonts w:eastAsia="Times New Roman"/>
          <w:lang w:eastAsia="en-IN"/>
        </w:rPr>
      </w:pPr>
      <w:bookmarkStart w:id="42" w:name="_Toc68564386"/>
      <w:r>
        <w:rPr>
          <w:rFonts w:eastAsia="Times New Roman"/>
          <w:lang w:eastAsia="en-IN"/>
        </w:rPr>
        <w:t>Deep Learning Pipeline</w:t>
      </w:r>
      <w:bookmarkEnd w:id="42"/>
    </w:p>
    <w:p w14:paraId="5FAD0CBB" w14:textId="77777777" w:rsidR="00EE5981" w:rsidRDefault="00EE5981" w:rsidP="00EE5981">
      <w:pPr>
        <w:rPr>
          <w:rFonts w:eastAsia="Times New Roman"/>
        </w:rPr>
      </w:pPr>
      <w:r>
        <w:t>Machine learning (ML) pipelines consist of several steps to train a model, but the term ‘pipeline’ is misleading as it implies a one-way flow of data.  Instead, machine learning pipelines are cyclical and iterative as every step is repeated to continuously improve the accuracy of the model and achieve a successful algorithm.  To build better machine learning models, and get the most value from them, accessible, scalable and durable storage solutions are imperative, paving the way for on-premises object storage.</w:t>
      </w:r>
    </w:p>
    <w:p w14:paraId="0CCE5C72" w14:textId="77777777" w:rsidR="00EE5981" w:rsidRPr="00EE5981" w:rsidRDefault="00EE5981" w:rsidP="00EE5981">
      <w:pPr>
        <w:pStyle w:val="Heading5"/>
      </w:pPr>
      <w:bookmarkStart w:id="43" w:name="_Toc68564387"/>
      <w:r w:rsidRPr="00EE5981">
        <w:rPr>
          <w:rStyle w:val="Strong"/>
          <w:b w:val="0"/>
          <w:bCs w:val="0"/>
        </w:rPr>
        <w:t>Machine Learning Is Burgeoning</w:t>
      </w:r>
      <w:bookmarkEnd w:id="43"/>
      <w:r w:rsidRPr="00EE5981">
        <w:rPr>
          <w:rStyle w:val="Strong"/>
          <w:b w:val="0"/>
          <w:bCs w:val="0"/>
        </w:rPr>
        <w:t> </w:t>
      </w:r>
    </w:p>
    <w:p w14:paraId="63BD3437" w14:textId="77777777" w:rsidR="00EE5981" w:rsidRDefault="00EE5981" w:rsidP="00EE5981">
      <w:r>
        <w:t>Welcome to the era of </w:t>
      </w:r>
      <w:hyperlink r:id="rId22" w:history="1">
        <w:r>
          <w:rPr>
            <w:rStyle w:val="Hyperlink"/>
            <w:rFonts w:ascii="Arial" w:hAnsi="Arial" w:cs="Arial"/>
            <w:color w:val="1B5E5C"/>
            <w:sz w:val="18"/>
            <w:szCs w:val="18"/>
          </w:rPr>
          <w:t>digital transformation</w:t>
        </w:r>
      </w:hyperlink>
      <w:r>
        <w:t xml:space="preserve">, where data has become a modern-day currency.  Tremendous value and intelligence </w:t>
      </w:r>
      <w:proofErr w:type="gramStart"/>
      <w:r>
        <w:t>is</w:t>
      </w:r>
      <w:proofErr w:type="gramEnd"/>
      <w:r>
        <w:t xml:space="preserve"> being extracted from large, captured datasets (big data) that has led to actionable insights through today’s analytics.  Data analytics is uncovering trends, patterns and associations, new connections and precise predictions that are helping businesses achieve better outcomes.  It’s not just about storing data any longer, but capturing, preserving, accessing and transforming it to take advantage of its possibilities and the value it can deliver.  The goal for ML is simple: </w:t>
      </w:r>
      <w:r>
        <w:rPr>
          <w:rStyle w:val="Emphasis"/>
          <w:rFonts w:ascii="Arial" w:hAnsi="Arial" w:cs="Arial"/>
          <w:color w:val="333333"/>
          <w:sz w:val="18"/>
          <w:szCs w:val="18"/>
        </w:rPr>
        <w:t>make faster and more predictive decisions</w:t>
      </w:r>
      <w:r>
        <w:t>.</w:t>
      </w:r>
    </w:p>
    <w:p w14:paraId="6C8901A9" w14:textId="77777777" w:rsidR="00EE5981" w:rsidRDefault="00EE5981" w:rsidP="00EE5981">
      <w:r>
        <w:t>Many of today’s ML models are ‘trained’ neural networks capable of executing a specific task or providing insights derived from ‘what happened’ to ‘what will likely happen’ (predictive analysis).  These models are complex and are never completed, but rather, through the repetition of mathematical or computational procedures, are applied to the previous result and improved upon each time to get closer approximations to ‘solving the problem.’  Data scientists want more captured data to provide the fuel to train the ML models.</w:t>
      </w:r>
    </w:p>
    <w:p w14:paraId="5F11AEDF" w14:textId="77777777" w:rsidR="00EE5981" w:rsidRDefault="00EE5981" w:rsidP="00EE5981">
      <w:r>
        <w:t>Machine learning use globally is burgeoning </w:t>
      </w:r>
      <w:hyperlink r:id="rId23" w:history="1">
        <w:r>
          <w:rPr>
            <w:rStyle w:val="Hyperlink"/>
            <w:rFonts w:ascii="Arial" w:hAnsi="Arial" w:cs="Arial"/>
            <w:color w:val="1B5E5C"/>
            <w:sz w:val="18"/>
            <w:szCs w:val="18"/>
          </w:rPr>
          <w:t>and its respective market is expected to grow in revenue</w:t>
        </w:r>
      </w:hyperlink>
      <w:r>
        <w:t> to $8.81 billion by 2022, at a 44.1 percent CAGR.  Businesses are rethinking their data strategies to include machine learning capabilities, not only to increase competitiveness, but also to create infrastructures that help enable </w:t>
      </w:r>
      <w:hyperlink r:id="rId24" w:history="1">
        <w:r>
          <w:rPr>
            <w:rStyle w:val="Hyperlink"/>
            <w:rFonts w:ascii="Arial" w:hAnsi="Arial" w:cs="Arial"/>
            <w:color w:val="1B5E5C"/>
            <w:sz w:val="18"/>
            <w:szCs w:val="18"/>
          </w:rPr>
          <w:t>data to live forever</w:t>
        </w:r>
      </w:hyperlink>
      <w:r>
        <w:t>.</w:t>
      </w:r>
    </w:p>
    <w:p w14:paraId="446E923A" w14:textId="77777777" w:rsidR="00EE5981" w:rsidRPr="00EE5981" w:rsidRDefault="00EE5981" w:rsidP="00EE5981">
      <w:pPr>
        <w:pStyle w:val="Heading5"/>
      </w:pPr>
      <w:bookmarkStart w:id="44" w:name="_Toc68564388"/>
      <w:r w:rsidRPr="00EE5981">
        <w:t>Getting Familiar with ML Pipelines</w:t>
      </w:r>
      <w:bookmarkEnd w:id="44"/>
    </w:p>
    <w:p w14:paraId="60ECA684" w14:textId="77777777" w:rsidR="00EE5981" w:rsidRDefault="00EE5981" w:rsidP="00EE5981">
      <w:r>
        <w:t>A machine learning pipeline is used to help automate machine learning workflows.  They operate by enabling a sequence of data to be transformed and correlated together in a model that can be tested and evaluated to achieve an outcome, whether positive or negative.</w:t>
      </w:r>
    </w:p>
    <w:p w14:paraId="71BD01EC" w14:textId="4DC3E290" w:rsidR="00EE5981" w:rsidRDefault="00EE5981" w:rsidP="00EE5981">
      <w:r>
        <w:rPr>
          <w:noProof/>
          <w:color w:val="1B5E5C"/>
        </w:rPr>
        <w:drawing>
          <wp:inline distT="0" distB="0" distL="0" distR="0" wp14:anchorId="7D8D1F1C" wp14:editId="4E7DDE3E">
            <wp:extent cx="2855595" cy="1515745"/>
            <wp:effectExtent l="0" t="0" r="1905" b="8255"/>
            <wp:docPr id="8" name="Picture 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5595" cy="1515745"/>
                    </a:xfrm>
                    <a:prstGeom prst="rect">
                      <a:avLst/>
                    </a:prstGeom>
                    <a:noFill/>
                    <a:ln>
                      <a:noFill/>
                    </a:ln>
                  </pic:spPr>
                </pic:pic>
              </a:graphicData>
            </a:graphic>
          </wp:inline>
        </w:drawing>
      </w:r>
    </w:p>
    <w:p w14:paraId="7AFFB11E" w14:textId="77777777" w:rsidR="00EE5981" w:rsidRDefault="00EE5981" w:rsidP="00EE5981">
      <w:r>
        <w:rPr>
          <w:rStyle w:val="Emphasis"/>
          <w:rFonts w:ascii="Arial" w:hAnsi="Arial" w:cs="Arial"/>
          <w:color w:val="333333"/>
          <w:sz w:val="18"/>
          <w:szCs w:val="18"/>
        </w:rPr>
        <w:t>Figure 1. Supervised and unsupervised learning can be useful in machine learning models (Courtesy: Western Digital)</w:t>
      </w:r>
    </w:p>
    <w:p w14:paraId="3E3ACBCD" w14:textId="77777777" w:rsidR="00EE5981" w:rsidRDefault="00EE5981" w:rsidP="00EE5981">
      <w:r>
        <w:t>There are generally two types of machine learning approaches (Figure 1).  The first is </w:t>
      </w:r>
      <w:r>
        <w:rPr>
          <w:rStyle w:val="Emphasis"/>
          <w:rFonts w:ascii="Arial" w:hAnsi="Arial" w:cs="Arial"/>
          <w:color w:val="333333"/>
          <w:sz w:val="18"/>
          <w:szCs w:val="18"/>
        </w:rPr>
        <w:t>supervised learning,</w:t>
      </w:r>
      <w:r>
        <w:t> where a model is built and datasets are provided to solve a particular problem using classification algorithms, and is the most common use of machine learning.  The second approach is </w:t>
      </w:r>
      <w:r>
        <w:rPr>
          <w:rStyle w:val="Emphasis"/>
          <w:rFonts w:ascii="Arial" w:hAnsi="Arial" w:cs="Arial"/>
          <w:color w:val="333333"/>
          <w:sz w:val="18"/>
          <w:szCs w:val="18"/>
        </w:rPr>
        <w:t>unsupervised learning,</w:t>
      </w:r>
      <w:r>
        <w:t xml:space="preserve"> where a model is built to discover structures within </w:t>
      </w:r>
      <w:r>
        <w:lastRenderedPageBreak/>
        <w:t xml:space="preserve">given datasets.  The initial data captured is not necessarily </w:t>
      </w:r>
      <w:proofErr w:type="spellStart"/>
      <w:r>
        <w:t>labeled</w:t>
      </w:r>
      <w:proofErr w:type="spellEnd"/>
      <w:r>
        <w:t xml:space="preserve"> so clustering algorithms are used to group the </w:t>
      </w:r>
      <w:proofErr w:type="spellStart"/>
      <w:r>
        <w:t>unlabeled</w:t>
      </w:r>
      <w:proofErr w:type="spellEnd"/>
      <w:r>
        <w:t xml:space="preserve"> data together.</w:t>
      </w:r>
    </w:p>
    <w:p w14:paraId="70A953B5" w14:textId="77777777" w:rsidR="00EE5981" w:rsidRPr="00EE5981" w:rsidRDefault="00EE5981" w:rsidP="00EE5981">
      <w:pPr>
        <w:pStyle w:val="Heading5"/>
      </w:pPr>
      <w:bookmarkStart w:id="45" w:name="_Toc68564389"/>
      <w:r w:rsidRPr="00EE5981">
        <w:t>Challenges Associated with ML Pipelines</w:t>
      </w:r>
      <w:bookmarkEnd w:id="45"/>
    </w:p>
    <w:p w14:paraId="2AFD3799" w14:textId="77777777" w:rsidR="00EE5981" w:rsidRDefault="00EE5981" w:rsidP="00EE5981">
      <w:r>
        <w:t>In creating machine learning pipelines, there are challenges that data scientists face, but the most prevalent ones fall into three categories: Data Quality, Data Reliability and Data Accessibility.</w:t>
      </w:r>
    </w:p>
    <w:p w14:paraId="4F4AB156" w14:textId="77777777" w:rsidR="00EE5981" w:rsidRPr="00EE5981" w:rsidRDefault="00EE5981" w:rsidP="00EE5981">
      <w:pPr>
        <w:pStyle w:val="Heading6"/>
      </w:pPr>
      <w:bookmarkStart w:id="46" w:name="_Toc68564390"/>
      <w:r w:rsidRPr="00EE5981">
        <w:t>Data Quality</w:t>
      </w:r>
      <w:bookmarkEnd w:id="46"/>
    </w:p>
    <w:p w14:paraId="7F821864" w14:textId="0501BF2A" w:rsidR="00EE5981" w:rsidRDefault="00EE5981" w:rsidP="00EE5981">
      <w:r>
        <w:t xml:space="preserve">If the quality of the data is not accurate, complete, reliable or robust, there is no need to run machine learning models because the outcomes will be wrong.  </w:t>
      </w:r>
      <w:proofErr w:type="gramStart"/>
      <w:r>
        <w:t>This places</w:t>
      </w:r>
      <w:proofErr w:type="gramEnd"/>
      <w:r>
        <w:t xml:space="preserve"> a very high priority on data reliability because data scientists want as much quality data as possible to build and train their ML models.  The more high-quality data they get, the more accurate and better their outcomes.</w:t>
      </w:r>
      <w:r>
        <w:rPr>
          <w:noProof/>
          <w:color w:val="1B5E5C"/>
        </w:rPr>
        <w:drawing>
          <wp:inline distT="0" distB="0" distL="0" distR="0" wp14:anchorId="29EF6D82" wp14:editId="5C2EA877">
            <wp:extent cx="1788795" cy="1267460"/>
            <wp:effectExtent l="0" t="0" r="1905" b="8890"/>
            <wp:docPr id="7" name="Picture 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8795" cy="1267460"/>
                    </a:xfrm>
                    <a:prstGeom prst="rect">
                      <a:avLst/>
                    </a:prstGeom>
                    <a:noFill/>
                    <a:ln>
                      <a:noFill/>
                    </a:ln>
                  </pic:spPr>
                </pic:pic>
              </a:graphicData>
            </a:graphic>
          </wp:inline>
        </w:drawing>
      </w:r>
    </w:p>
    <w:p w14:paraId="3CEEA09A" w14:textId="77777777" w:rsidR="00EE5981" w:rsidRPr="00EE5981" w:rsidRDefault="00EE5981" w:rsidP="00EE5981">
      <w:pPr>
        <w:pStyle w:val="Heading6"/>
      </w:pPr>
      <w:bookmarkStart w:id="47" w:name="_Toc68564391"/>
      <w:r w:rsidRPr="00EE5981">
        <w:t>Data Reliability</w:t>
      </w:r>
      <w:bookmarkEnd w:id="47"/>
    </w:p>
    <w:p w14:paraId="2993F98E" w14:textId="77777777" w:rsidR="00EE5981" w:rsidRDefault="00EE5981" w:rsidP="00EE5981">
      <w:r>
        <w:t>Data that will be used to run machine learning pipelines will be generated from a variety of sources.  In order to determine the reliability of the data, collaboration amongst those who have data outcomes is required so that the data itself, its source of generation, and those who assessed the analysis are trusted and viable.  As such, implementing a repository for the data outcomes that serves as a single source of truth is required.  This enables the source data to reside in a single repository that data scientists and analysts can access quickly and use as reference whenever they need to present results.</w:t>
      </w:r>
    </w:p>
    <w:p w14:paraId="2CD98C9C" w14:textId="77777777" w:rsidR="00EE5981" w:rsidRDefault="00EE5981" w:rsidP="00EE5981">
      <w:r>
        <w:t xml:space="preserve">The single source repository also enables machine learning to be run from various locations within a data </w:t>
      </w:r>
      <w:proofErr w:type="spellStart"/>
      <w:r>
        <w:t>center</w:t>
      </w:r>
      <w:proofErr w:type="spellEnd"/>
      <w:r>
        <w:t xml:space="preserve"> versus administrators having to physically carry or port the ML model to whatever location the analysis is being conducted.  This avoids duplicate and varying versions of data, and makes sure that the analytical teams, from multiple organizations, are always working with the most recent and reliable data.</w:t>
      </w:r>
    </w:p>
    <w:p w14:paraId="30F41636" w14:textId="77777777" w:rsidR="00EE5981" w:rsidRPr="00EE5981" w:rsidRDefault="00EE5981" w:rsidP="00EE5981">
      <w:pPr>
        <w:pStyle w:val="Heading6"/>
      </w:pPr>
      <w:bookmarkStart w:id="48" w:name="_Toc68564392"/>
      <w:r w:rsidRPr="00EE5981">
        <w:t>Data Accessibility</w:t>
      </w:r>
      <w:bookmarkEnd w:id="48"/>
    </w:p>
    <w:p w14:paraId="1F04F1C8" w14:textId="77777777" w:rsidR="00EE5981" w:rsidRDefault="00EE5981" w:rsidP="00EE5981">
      <w:r>
        <w:t>Before any machine learning model is run, the data itself must be accessible, requiring </w:t>
      </w:r>
      <w:r>
        <w:rPr>
          <w:rStyle w:val="Emphasis"/>
          <w:rFonts w:ascii="Arial" w:hAnsi="Arial" w:cs="Arial"/>
          <w:color w:val="333333"/>
          <w:sz w:val="18"/>
          <w:szCs w:val="18"/>
        </w:rPr>
        <w:t>consolidation</w:t>
      </w:r>
      <w:r>
        <w:t>, </w:t>
      </w:r>
      <w:r>
        <w:rPr>
          <w:rStyle w:val="Emphasis"/>
          <w:rFonts w:ascii="Arial" w:hAnsi="Arial" w:cs="Arial"/>
          <w:color w:val="333333"/>
          <w:sz w:val="18"/>
          <w:szCs w:val="18"/>
        </w:rPr>
        <w:t>cleansing </w:t>
      </w:r>
      <w:r>
        <w:t>and </w:t>
      </w:r>
      <w:r>
        <w:rPr>
          <w:rStyle w:val="Emphasis"/>
          <w:rFonts w:ascii="Arial" w:hAnsi="Arial" w:cs="Arial"/>
          <w:color w:val="333333"/>
          <w:sz w:val="18"/>
          <w:szCs w:val="18"/>
        </w:rPr>
        <w:t>curation</w:t>
      </w:r>
      <w:r>
        <w:t> (where more qualitative data is added such as data sources, authorized users, project name, and time-stamp references).  As a result of data curation, metadata is updated with the new tags.</w:t>
      </w:r>
    </w:p>
    <w:p w14:paraId="1BBC492B" w14:textId="77777777" w:rsidR="00EE5981" w:rsidRDefault="00EE5981" w:rsidP="00EE5981">
      <w:r>
        <w:t xml:space="preserve">Since data can be captured from years or even decades past, it can reside on many forms of storage media ranging from hard drives to memory sticks to hard copies in shoe boxes.  In many cases, it resides on tape that deteriorates over time, can be difficult to find and may require obsolete readers to extract the data.  To </w:t>
      </w:r>
      <w:proofErr w:type="spellStart"/>
      <w:r>
        <w:t>analyze</w:t>
      </w:r>
      <w:proofErr w:type="spellEnd"/>
      <w:r>
        <w:t xml:space="preserve"> big data in the modern world requires that it be captured and stored on reliable media, not only for immediate access, but to validate that it is of the highest integrity and accuracy possible.  As such, enterprise SSDs and HDDs are used extensively to consolidate and store data for machine learning applications.</w:t>
      </w:r>
    </w:p>
    <w:p w14:paraId="214FC35A" w14:textId="77777777" w:rsidR="00EE5981" w:rsidRDefault="00EE5981" w:rsidP="00EE5981">
      <w:r>
        <w:t xml:space="preserve">Cleansing is equally important as it removes irrelevant and redundant data during the pre-analysis stage.  Doing this will not only save compute power, and associated time and costs, but will significantly increase the accuracy and comprehensibility of the ML model itself.  Feature selection is a process used to cleanse unnecessary data by selecting attributes (or features) that are the most relevant in creating a predictive model.  Feature extraction (Figure 2) is an alternate process that extracts existing features </w:t>
      </w:r>
      <w:r>
        <w:lastRenderedPageBreak/>
        <w:t>(and their associated data transformations) into new formats that not only describe variances within the data, but reduce the amount of information that is required to represent the ML model.</w:t>
      </w:r>
    </w:p>
    <w:p w14:paraId="0C06072D" w14:textId="0B92987B" w:rsidR="00EE5981" w:rsidRDefault="00EE5981" w:rsidP="00EE5981">
      <w:r>
        <w:rPr>
          <w:noProof/>
          <w:color w:val="1B5E5C"/>
        </w:rPr>
        <w:drawing>
          <wp:inline distT="0" distB="0" distL="0" distR="0" wp14:anchorId="6148E346" wp14:editId="1836DB95">
            <wp:extent cx="3103880" cy="1660525"/>
            <wp:effectExtent l="0" t="0" r="1270" b="0"/>
            <wp:docPr id="3" name="Picture 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3880" cy="1660525"/>
                    </a:xfrm>
                    <a:prstGeom prst="rect">
                      <a:avLst/>
                    </a:prstGeom>
                    <a:noFill/>
                    <a:ln>
                      <a:noFill/>
                    </a:ln>
                  </pic:spPr>
                </pic:pic>
              </a:graphicData>
            </a:graphic>
          </wp:inline>
        </w:drawing>
      </w:r>
    </w:p>
    <w:p w14:paraId="5E4DF4A8" w14:textId="77777777" w:rsidR="00EE5981" w:rsidRDefault="00EE5981" w:rsidP="00EE5981">
      <w:r>
        <w:rPr>
          <w:rStyle w:val="Emphasis"/>
          <w:rFonts w:ascii="Arial" w:hAnsi="Arial" w:cs="Arial"/>
          <w:color w:val="333333"/>
          <w:sz w:val="18"/>
          <w:szCs w:val="18"/>
        </w:rPr>
        <w:t>Figure 2: Feature extraction is critical for machine learning pipelines (Courtesy: Western Digital)</w:t>
      </w:r>
    </w:p>
    <w:p w14:paraId="6FAFAA6B" w14:textId="77777777" w:rsidR="00EE5981" w:rsidRDefault="00EE5981" w:rsidP="00EE5981">
      <w:r>
        <w:t>Once the data is cleansed, it can be aggregated with other cleansed data.  From a data scientist’s perspective, this is heaven since massive quantities of stored data are needed to successfully run and train analytical models.  Storing data in today’s data-centric world is no longer about just recovering datasets, but rather preserving them and being able to access them easily using search and index techniques.  As such, data curating is part of the cleansing process but worth a separate callout as it requires reference marks as to where the data originated, as well as other forms of identification that differentiate it from other data, so that the information is reliable and trusted.</w:t>
      </w:r>
    </w:p>
    <w:p w14:paraId="4129BF76" w14:textId="77777777" w:rsidR="00EE5981" w:rsidRPr="00EE5981" w:rsidRDefault="00EE5981" w:rsidP="00EE5981">
      <w:pPr>
        <w:pStyle w:val="Heading5"/>
      </w:pPr>
      <w:bookmarkStart w:id="49" w:name="_Toc68564393"/>
      <w:r w:rsidRPr="00EE5981">
        <w:t>The Value Is In the Metadata</w:t>
      </w:r>
      <w:bookmarkEnd w:id="49"/>
    </w:p>
    <w:p w14:paraId="79A2DD9E" w14:textId="77777777" w:rsidR="00EE5981" w:rsidRDefault="00EE5981" w:rsidP="00EE5981">
      <w:r>
        <w:t>For data scientists and analysts who strive to obtain good outcomes from big data and improve their results over time is really about the metadata.  Metadata extraction and the discovered correlations between metadata insights are the foundation of ML models.  Once a model is sufficiently trained, it can be put into production to deliver faster determinations.  In a traditional file-based network-attached storage (NAS) architecture, directories are used to tag data and must be traversed each time that it needs to be accessed.  So many directories to traverse through in a hierarchical scheme makes it difficult to find files and access them quickly.  But more importantly, the file-based approach has little to no information about the data stored that can help in analysis, or simplify management, or even support the ever-increasing amounts of data at scale.</w:t>
      </w:r>
    </w:p>
    <w:p w14:paraId="781CE8BC" w14:textId="2C0F637C" w:rsidR="00EE5981" w:rsidRDefault="00EE5981" w:rsidP="00EE5981">
      <w:r>
        <w:t xml:space="preserve">When a business or operation is at scale is the time that the IT department needs to look at new storage solutions that are affordable, can help keep data forever (for analysis and ML training) and most importantly, easily scalable.  Object storage has made tremendous inroads and is an architecture that manages data as objects (versus traditional block- or file-based approaches), and an exceptional option for storing unstructured data at petabyte scale.  Unlike file-based storage that manages </w:t>
      </w:r>
      <w:r>
        <w:lastRenderedPageBreak/>
        <w:t>data in a folder hierarchy, or block-based storage that manages disk sectors collectively as blocks, object storage manages data as objects.</w:t>
      </w:r>
      <w:r>
        <w:rPr>
          <w:noProof/>
          <w:color w:val="1B5E5C"/>
        </w:rPr>
        <w:drawing>
          <wp:inline distT="0" distB="0" distL="0" distR="0" wp14:anchorId="4443E678" wp14:editId="7FA65B74">
            <wp:extent cx="2294255" cy="2197735"/>
            <wp:effectExtent l="0" t="0" r="0" b="0"/>
            <wp:docPr id="2" name="Picture 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4255" cy="2197735"/>
                    </a:xfrm>
                    <a:prstGeom prst="rect">
                      <a:avLst/>
                    </a:prstGeom>
                    <a:noFill/>
                    <a:ln>
                      <a:noFill/>
                    </a:ln>
                  </pic:spPr>
                </pic:pic>
              </a:graphicData>
            </a:graphic>
          </wp:inline>
        </w:drawing>
      </w:r>
    </w:p>
    <w:p w14:paraId="08197BB2" w14:textId="77777777" w:rsidR="00EE5981" w:rsidRDefault="00EE5981" w:rsidP="00EE5981">
      <w:r>
        <w:t>In an object storage platform, the totality of the data, be it a document, audio or video file, image or photo, or other unstructured data, is stored as a single object.  Metadata resides with the captured data and provides descriptive information about the object and the data itself.  This eliminates the need for a hierarchical structure and simplifies access by placing everything in a flat address space (or single namespace).  The unique identifier assigned to each object makes it easier to index and retrieve data, or find a specific object.</w:t>
      </w:r>
    </w:p>
    <w:p w14:paraId="54AB17D5" w14:textId="77777777" w:rsidR="00EE5981" w:rsidRDefault="00EE5981" w:rsidP="00EE5981">
      <w:r>
        <w:t>Since metadata resides with captured data, users can tag as many data points as they want, and tag and find groups of objects much faster than file- or block-based storage options.  Object storage also enables versioning — a very important feature of ML pipelines because of the repetitiveness in refining algorithms.  Leveraging this unique feature for object storage, data scientists can version their data such that they or their collaborators can reproduce the results later.  The versioning feature helps to shorten research time, obtain desired results faster, enable reproducible machine learning pipelines and validate data reliability.  And since many users pay for storage per petabyte, one person can manage more petabytes being grouped as objects, resulting in lower total cost of ownership (TCO), especially relating to manpower and power consumption.</w:t>
      </w:r>
    </w:p>
    <w:p w14:paraId="42BE1AC0" w14:textId="77777777" w:rsidR="00EE5981" w:rsidRPr="00EE5981" w:rsidRDefault="00EE5981" w:rsidP="00EE5981">
      <w:pPr>
        <w:pStyle w:val="Heading5"/>
      </w:pPr>
      <w:bookmarkStart w:id="50" w:name="_Toc68564394"/>
      <w:r w:rsidRPr="00EE5981">
        <w:t>Object Storage for ML Pipelines</w:t>
      </w:r>
      <w:bookmarkEnd w:id="50"/>
    </w:p>
    <w:p w14:paraId="1214FF76" w14:textId="77777777" w:rsidR="00EE5981" w:rsidRDefault="00EE5981" w:rsidP="00EE5981">
      <w:r>
        <w:t xml:space="preserve">Machine learning gets better over time as more data points are collected and the true value occurs when different data assets from a variety of sources are correlated together.  The act of correlating these new data formats streaming into the data </w:t>
      </w:r>
      <w:proofErr w:type="spellStart"/>
      <w:r>
        <w:t>center</w:t>
      </w:r>
      <w:proofErr w:type="spellEnd"/>
      <w:r>
        <w:t xml:space="preserve"> is quite a challenge as it’s not just about the sheer capacity of data, but more about the disparate data formats and the set of applications that need to access them.  Businesses are now focusing on consolidating their assets into a single petabyte scale-out storage architecture.  On-premises object storage or cloud storage systems serve a great purpose for these environments as they are designed to scale and support custom data formats.</w:t>
      </w:r>
    </w:p>
    <w:p w14:paraId="4A98FED3" w14:textId="1F15B240" w:rsidR="00EE5981" w:rsidRDefault="00EE5981" w:rsidP="00EE5981">
      <w:r>
        <w:rPr>
          <w:noProof/>
          <w:color w:val="1B5E5C"/>
        </w:rPr>
        <w:drawing>
          <wp:inline distT="0" distB="0" distL="0" distR="0" wp14:anchorId="7BED74F6" wp14:editId="72D2E12F">
            <wp:extent cx="2502535" cy="1965325"/>
            <wp:effectExtent l="0" t="0" r="0" b="0"/>
            <wp:docPr id="1" name="Picture 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2535" cy="1965325"/>
                    </a:xfrm>
                    <a:prstGeom prst="rect">
                      <a:avLst/>
                    </a:prstGeom>
                    <a:noFill/>
                    <a:ln>
                      <a:noFill/>
                    </a:ln>
                  </pic:spPr>
                </pic:pic>
              </a:graphicData>
            </a:graphic>
          </wp:inline>
        </w:drawing>
      </w:r>
    </w:p>
    <w:p w14:paraId="6A74BDE4" w14:textId="77777777" w:rsidR="00EE5981" w:rsidRDefault="00EE5981" w:rsidP="00EE5981">
      <w:r>
        <w:rPr>
          <w:rStyle w:val="Emphasis"/>
          <w:rFonts w:ascii="Arial" w:hAnsi="Arial" w:cs="Arial"/>
          <w:color w:val="333333"/>
          <w:sz w:val="18"/>
          <w:szCs w:val="18"/>
        </w:rPr>
        <w:lastRenderedPageBreak/>
        <w:t>Machine learning transforms businesses through data analytics and the insights it delivers (Courtesy: Western Digital)</w:t>
      </w:r>
    </w:p>
    <w:p w14:paraId="1BA5BA7C" w14:textId="77777777" w:rsidR="00EE5981" w:rsidRDefault="00EE5981" w:rsidP="00EE5981">
      <w:r>
        <w:t>With data scientists and analysts playing more prominent roles in mapping the statistical significance of key problems, and translate it quickly for business implementation, they also strive to improve their results.  They want to store everything locally because their research is local and not in a public cloud as the time it takes to download an abundance of ML content can be extraordinary.  And they want immediate access to improve their algorithm and re-run the analysis – repeating as necessary so that better comparisons can be made to the original results.</w:t>
      </w:r>
    </w:p>
    <w:p w14:paraId="071925ED" w14:textId="0541163D" w:rsidR="00EE5981" w:rsidRDefault="00EE5981" w:rsidP="00EE5981">
      <w:r>
        <w:t>With GPUs residing next to the data on the compute side, results can be produced faster and the technology won’t be blocked from analytical processing, but rather, enabled!  Every step in the ML process is cyclical and iterative as algorithms are being updated, analysis is being reprocessed, more data is being accumulated, and the end result is either improved or worsened.  Once the computer learns, further tests can be taken to see if the results are accurate and whether the analysis needs to be re-run.</w:t>
      </w:r>
    </w:p>
    <w:p w14:paraId="2CFEE513" w14:textId="5F943007" w:rsidR="00A75480" w:rsidRDefault="00B87446" w:rsidP="00B87446">
      <w:pPr>
        <w:pStyle w:val="Heading4"/>
        <w:rPr>
          <w:lang w:eastAsia="en-IN"/>
        </w:rPr>
      </w:pPr>
      <w:bookmarkStart w:id="51" w:name="_Toc68564395"/>
      <w:r>
        <w:rPr>
          <w:lang w:eastAsia="en-IN"/>
        </w:rPr>
        <w:t>StyleGANs</w:t>
      </w:r>
      <w:bookmarkEnd w:id="51"/>
    </w:p>
    <w:p w14:paraId="1B7B5D76" w14:textId="77777777" w:rsidR="00B87446" w:rsidRDefault="00B87446" w:rsidP="00B87446">
      <w:pPr>
        <w:rPr>
          <w:rFonts w:eastAsia="Times New Roman"/>
        </w:rPr>
      </w:pPr>
      <w:r>
        <w:t xml:space="preserve">Generative Adversarial Networks (GAN) are a relatively new concept in Machine </w:t>
      </w:r>
      <w:r w:rsidRPr="00B87446">
        <w:t>Learning, </w:t>
      </w:r>
      <w:hyperlink r:id="rId35" w:history="1">
        <w:r w:rsidRPr="00B87446">
          <w:t>introduced</w:t>
        </w:r>
      </w:hyperlink>
      <w:r>
        <w:t xml:space="preserve"> for the first time in 2014. Their goal is to synthesize artificial samples, such as images, that are indistinguishable from authentic images. A common example of a GAN application is to generate artificial face images by learning from a dataset of celebrity faces. While GAN images became more realistic over time, one of their main challenges is controlling their output, </w:t>
      </w:r>
      <w:proofErr w:type="gramStart"/>
      <w:r>
        <w:t>i.e.</w:t>
      </w:r>
      <w:proofErr w:type="gramEnd"/>
      <w:r>
        <w:t xml:space="preserve"> changing specific features such pose, face shape and hair style in an image of a face.</w:t>
      </w:r>
    </w:p>
    <w:p w14:paraId="66BD2E43" w14:textId="77777777" w:rsidR="00B87446" w:rsidRDefault="00B87446" w:rsidP="00B87446">
      <w:r>
        <w:t xml:space="preserve">A new paper by NVIDIA, A Style-Based Generator Architecture for </w:t>
      </w:r>
      <w:r w:rsidRPr="00B87446">
        <w:t>GANs (</w:t>
      </w:r>
      <w:hyperlink r:id="rId36" w:history="1">
        <w:r w:rsidRPr="00B87446">
          <w:t>StyleGAN</w:t>
        </w:r>
      </w:hyperlink>
      <w:r w:rsidRPr="00B87446">
        <w:t>), presents</w:t>
      </w:r>
      <w:r>
        <w:t xml:space="preserve"> a novel model which addresses this challenge. StyleGAN generates the artificial image gradually, starting from a very low resolution and continuing to a high resolution (1024×1024). By modifying the input of each level separately, it controls the visual features that are expressed in that level, from coarse features (pose, face shape) to fine details (hair </w:t>
      </w:r>
      <w:proofErr w:type="spellStart"/>
      <w:r>
        <w:t>color</w:t>
      </w:r>
      <w:proofErr w:type="spellEnd"/>
      <w:r>
        <w:t>), without affecting other levels.</w:t>
      </w:r>
    </w:p>
    <w:p w14:paraId="02A4BB9A" w14:textId="77777777" w:rsidR="00B87446" w:rsidRDefault="00B87446" w:rsidP="00B87446">
      <w:r>
        <w:t>This technique not only allows for a better understanding of the generated output, but also produces state-of-the-art results - high-res images that look more authentic than previously generated images.</w:t>
      </w:r>
    </w:p>
    <w:p w14:paraId="35C560E7" w14:textId="77777777" w:rsidR="00B87446" w:rsidRPr="00B87446" w:rsidRDefault="00B87446" w:rsidP="00B87446">
      <w:pPr>
        <w:pStyle w:val="Heading5"/>
      </w:pPr>
      <w:bookmarkStart w:id="52" w:name="_Toc68564396"/>
      <w:r w:rsidRPr="00B87446">
        <w:t>How StyleGAN works</w:t>
      </w:r>
      <w:bookmarkEnd w:id="52"/>
    </w:p>
    <w:p w14:paraId="70233EE1" w14:textId="77777777" w:rsidR="00B87446" w:rsidRDefault="00B87446" w:rsidP="00B87446">
      <w:r>
        <w:t xml:space="preserve">The StyleGAN paper offers an upgraded version of </w:t>
      </w:r>
      <w:proofErr w:type="spellStart"/>
      <w:r>
        <w:t>ProGAN’s</w:t>
      </w:r>
      <w:proofErr w:type="spellEnd"/>
      <w:r>
        <w:t xml:space="preserve"> image generator, with a focus on the generator network. The authors observe that a potential benefit of the </w:t>
      </w:r>
      <w:proofErr w:type="spellStart"/>
      <w:r>
        <w:t>ProGAN</w:t>
      </w:r>
      <w:proofErr w:type="spellEnd"/>
      <w:r>
        <w:t xml:space="preserve"> progressive layers is their ability to control different visual features of the image, if utilized properly. The lower the layer (and the resolution), the </w:t>
      </w:r>
      <w:proofErr w:type="gramStart"/>
      <w:r>
        <w:t>coarser</w:t>
      </w:r>
      <w:proofErr w:type="gramEnd"/>
      <w:r>
        <w:t xml:space="preserve"> the features it affects. The paper divides the features into three types:</w:t>
      </w:r>
    </w:p>
    <w:p w14:paraId="13302A16" w14:textId="77777777" w:rsidR="00B87446" w:rsidRDefault="00B87446" w:rsidP="00B87446">
      <w:pPr>
        <w:pStyle w:val="ListParagraph"/>
        <w:numPr>
          <w:ilvl w:val="0"/>
          <w:numId w:val="52"/>
        </w:numPr>
      </w:pPr>
      <w:r>
        <w:t>Coarse - resolution of up to 82 - affects pose, general hair style, face shape, etc</w:t>
      </w:r>
    </w:p>
    <w:p w14:paraId="39CB5AA5" w14:textId="77777777" w:rsidR="00B87446" w:rsidRDefault="00B87446" w:rsidP="00B87446">
      <w:pPr>
        <w:pStyle w:val="ListParagraph"/>
        <w:numPr>
          <w:ilvl w:val="0"/>
          <w:numId w:val="52"/>
        </w:numPr>
      </w:pPr>
      <w:r>
        <w:t>Middle - resolution of 162 to 322 - affects finer facial features, hair style, eyes open/closed, etc.</w:t>
      </w:r>
    </w:p>
    <w:p w14:paraId="49613ED0" w14:textId="77777777" w:rsidR="00B87446" w:rsidRDefault="00B87446" w:rsidP="00B87446">
      <w:pPr>
        <w:pStyle w:val="ListParagraph"/>
        <w:numPr>
          <w:ilvl w:val="0"/>
          <w:numId w:val="52"/>
        </w:numPr>
      </w:pPr>
      <w:r>
        <w:t xml:space="preserve">Fine - resolution of 642 to 10242 - affects </w:t>
      </w:r>
      <w:proofErr w:type="spellStart"/>
      <w:r>
        <w:t>color</w:t>
      </w:r>
      <w:proofErr w:type="spellEnd"/>
      <w:r>
        <w:t xml:space="preserve"> scheme (eye, hair and skin) and micro features.</w:t>
      </w:r>
    </w:p>
    <w:p w14:paraId="32B3875B" w14:textId="77777777" w:rsidR="00B87446" w:rsidRDefault="00B87446" w:rsidP="00B87446">
      <w:pPr>
        <w:rPr>
          <w:rFonts w:cs="Times New Roman"/>
        </w:rPr>
      </w:pPr>
      <w:r>
        <w:t xml:space="preserve">The new generator includes several additions to the </w:t>
      </w:r>
      <w:proofErr w:type="spellStart"/>
      <w:r>
        <w:t>ProGAN’s</w:t>
      </w:r>
      <w:proofErr w:type="spellEnd"/>
      <w:r>
        <w:t xml:space="preserve"> generators:</w:t>
      </w:r>
    </w:p>
    <w:p w14:paraId="2C5C8713" w14:textId="77777777" w:rsidR="00B87446" w:rsidRDefault="00B87446" w:rsidP="00B87446">
      <w:pPr>
        <w:pStyle w:val="Heading6"/>
        <w:rPr>
          <w:spacing w:val="0"/>
        </w:rPr>
      </w:pPr>
      <w:bookmarkStart w:id="53" w:name="_Toc68564397"/>
      <w:r>
        <w:t>Mapping Network</w:t>
      </w:r>
      <w:bookmarkEnd w:id="53"/>
    </w:p>
    <w:p w14:paraId="206381AA" w14:textId="6C2BD70F" w:rsidR="00B87446" w:rsidRPr="00B87446" w:rsidRDefault="00B87446" w:rsidP="00B87446">
      <w:r>
        <w:t xml:space="preserve">The Mapping Network’s goal is to encode the input vector into an intermediate vector whose different elements control different visual features. This is a non-trivial process since the ability to control visual features with the input vector is limited, as it must follow the probability density of the training data. For example, if images of people with black hair are more common in the dataset, then more input values will be mapped to that feature. As a result, the model isn’t capable of mapping parts of the input (elements in the vector) to features, a phenomenon called features entanglement. However, by using another neural network the model can generate a vector that doesn’t have to follow the training data distribution and can reduce the </w:t>
      </w:r>
      <w:r>
        <w:lastRenderedPageBreak/>
        <w:t>correlation between features.</w:t>
      </w:r>
      <w:r>
        <w:br/>
        <w:t xml:space="preserve">The Mapping Network consists of 8 fully connected layers and its output </w:t>
      </w:r>
      <w:r>
        <w:rPr>
          <w:rFonts w:ascii="Times New Roman" w:hAnsi="Times New Roman" w:cs="Times New Roman"/>
        </w:rPr>
        <w:t>ⱳ</w:t>
      </w:r>
      <w:r>
        <w:t xml:space="preserve"> is of the same size as the input layer (512</w:t>
      </w:r>
      <w:r>
        <w:rPr>
          <w:rFonts w:cs="Georgia"/>
        </w:rPr>
        <w:t>×</w:t>
      </w:r>
      <w:r>
        <w:t>1).</w:t>
      </w:r>
    </w:p>
    <w:p w14:paraId="24722104" w14:textId="7A566652" w:rsidR="00B87446" w:rsidRDefault="00B87446" w:rsidP="00B87446">
      <w:r>
        <w:rPr>
          <w:noProof/>
        </w:rPr>
        <w:drawing>
          <wp:inline distT="0" distB="0" distL="0" distR="0" wp14:anchorId="357ABCE5" wp14:editId="63B38DDE">
            <wp:extent cx="6645910" cy="31616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161665"/>
                    </a:xfrm>
                    <a:prstGeom prst="rect">
                      <a:avLst/>
                    </a:prstGeom>
                    <a:noFill/>
                    <a:ln>
                      <a:noFill/>
                    </a:ln>
                  </pic:spPr>
                </pic:pic>
              </a:graphicData>
            </a:graphic>
          </wp:inline>
        </w:drawing>
      </w:r>
    </w:p>
    <w:p w14:paraId="49694A27" w14:textId="77777777" w:rsidR="00B87446" w:rsidRDefault="00B87446" w:rsidP="00B87446">
      <w:r>
        <w:t xml:space="preserve">The generator with the Mapping Network (in addition to the </w:t>
      </w:r>
      <w:proofErr w:type="spellStart"/>
      <w:r>
        <w:t>ProGAN</w:t>
      </w:r>
      <w:proofErr w:type="spellEnd"/>
      <w:r>
        <w:t xml:space="preserve"> synthesis network)</w:t>
      </w:r>
    </w:p>
    <w:p w14:paraId="674EA0BE" w14:textId="77777777" w:rsidR="00B87446" w:rsidRDefault="00B87446" w:rsidP="00AC0247">
      <w:pPr>
        <w:pStyle w:val="Heading6"/>
      </w:pPr>
      <w:bookmarkStart w:id="54" w:name="_Toc68564398"/>
      <w:r>
        <w:t>Style Modules (AdaIN)</w:t>
      </w:r>
      <w:bookmarkEnd w:id="54"/>
    </w:p>
    <w:p w14:paraId="4E798C6A" w14:textId="77777777" w:rsidR="00B87446" w:rsidRDefault="00B87446" w:rsidP="00AC0247">
      <w:r>
        <w:t>The </w:t>
      </w:r>
      <w:hyperlink r:id="rId38" w:history="1">
        <w:r w:rsidRPr="00B7673C">
          <w:t>AdaIN</w:t>
        </w:r>
      </w:hyperlink>
      <w:r w:rsidRPr="00B7673C">
        <w:t> (Adaptive</w:t>
      </w:r>
      <w:r>
        <w:t xml:space="preserve"> Instance Normalization) module transfers the encoded information </w:t>
      </w:r>
      <w:r>
        <w:rPr>
          <w:rFonts w:ascii="Times New Roman" w:hAnsi="Times New Roman" w:cs="Times New Roman"/>
        </w:rPr>
        <w:t>ⱳ</w:t>
      </w:r>
      <w:r>
        <w:t>, created by the Mapping Network, into the generated image. The module is added to each resolution level of the Synthesis Network and defines the visual expression of the features in that level:</w:t>
      </w:r>
    </w:p>
    <w:p w14:paraId="280C8DDC" w14:textId="77777777" w:rsidR="00B87446" w:rsidRDefault="00B87446" w:rsidP="00AC0247">
      <w:pPr>
        <w:pStyle w:val="ListParagraph"/>
        <w:numPr>
          <w:ilvl w:val="0"/>
          <w:numId w:val="54"/>
        </w:numPr>
      </w:pPr>
      <w:r>
        <w:t>Each channel of the convolution layer output is first normalized to make sure the scaling and shifting of step 3 have the expected effect.</w:t>
      </w:r>
    </w:p>
    <w:p w14:paraId="04AAF21D" w14:textId="77777777" w:rsidR="00B87446" w:rsidRDefault="00B87446" w:rsidP="00AC0247">
      <w:pPr>
        <w:pStyle w:val="ListParagraph"/>
        <w:numPr>
          <w:ilvl w:val="0"/>
          <w:numId w:val="54"/>
        </w:numPr>
      </w:pPr>
      <w:r>
        <w:t xml:space="preserve">The intermediate vector </w:t>
      </w:r>
      <w:r w:rsidRPr="00AC0247">
        <w:rPr>
          <w:rFonts w:ascii="Times New Roman" w:hAnsi="Times New Roman" w:cs="Times New Roman"/>
        </w:rPr>
        <w:t>ⱳ</w:t>
      </w:r>
      <w:r>
        <w:t xml:space="preserve"> is transformed using another fully-connected layer (marked as A) into a scale and bias for each channel.</w:t>
      </w:r>
    </w:p>
    <w:p w14:paraId="6510E0F3" w14:textId="0EA66182" w:rsidR="00B87446" w:rsidRDefault="00B87446" w:rsidP="00AC0247">
      <w:pPr>
        <w:pStyle w:val="ListParagraph"/>
        <w:numPr>
          <w:ilvl w:val="0"/>
          <w:numId w:val="54"/>
        </w:numPr>
      </w:pPr>
      <w:r>
        <w:t xml:space="preserve">The scale and bias vectors shift each channel of the convolution output, thereby defining the importance of each filter in the convolution. This tuning translates the information from </w:t>
      </w:r>
      <w:r w:rsidRPr="00AC0247">
        <w:rPr>
          <w:rFonts w:ascii="Times New Roman" w:hAnsi="Times New Roman" w:cs="Times New Roman"/>
        </w:rPr>
        <w:t>ⱳ</w:t>
      </w:r>
      <w:r>
        <w:t xml:space="preserve"> to a visual representation.</w:t>
      </w:r>
    </w:p>
    <w:p w14:paraId="1FF764A9" w14:textId="77777777" w:rsidR="00AC0247" w:rsidRPr="00AC0247" w:rsidRDefault="00AC0247" w:rsidP="00AC0247"/>
    <w:p w14:paraId="5392B6B3" w14:textId="453C6B56" w:rsidR="00B87446" w:rsidRDefault="00B87446" w:rsidP="00AC0247">
      <w:r>
        <w:rPr>
          <w:noProof/>
        </w:rPr>
        <w:lastRenderedPageBreak/>
        <w:drawing>
          <wp:inline distT="0" distB="0" distL="0" distR="0" wp14:anchorId="5AD31308" wp14:editId="66F7A331">
            <wp:extent cx="6645910" cy="2675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2675890"/>
                    </a:xfrm>
                    <a:prstGeom prst="rect">
                      <a:avLst/>
                    </a:prstGeom>
                    <a:noFill/>
                    <a:ln>
                      <a:noFill/>
                    </a:ln>
                  </pic:spPr>
                </pic:pic>
              </a:graphicData>
            </a:graphic>
          </wp:inline>
        </w:drawing>
      </w:r>
    </w:p>
    <w:p w14:paraId="3E77C47F" w14:textId="77777777" w:rsidR="00B87446" w:rsidRDefault="00B87446" w:rsidP="00AC0247">
      <w:r>
        <w:t>The generator’s Adaptive Instance Normalization (AdaIN)</w:t>
      </w:r>
    </w:p>
    <w:p w14:paraId="13BA2351" w14:textId="77777777" w:rsidR="00B87446" w:rsidRDefault="00B87446" w:rsidP="00AC0247">
      <w:pPr>
        <w:pStyle w:val="Heading6"/>
      </w:pPr>
      <w:bookmarkStart w:id="55" w:name="_Toc68564399"/>
      <w:r>
        <w:t>Removing traditional input</w:t>
      </w:r>
      <w:bookmarkEnd w:id="55"/>
    </w:p>
    <w:p w14:paraId="29A500B4" w14:textId="53907E9D" w:rsidR="00B87446" w:rsidRPr="00AC0247" w:rsidRDefault="00B87446" w:rsidP="00AC0247">
      <w:r>
        <w:t xml:space="preserve">Most models, and </w:t>
      </w:r>
      <w:proofErr w:type="spellStart"/>
      <w:r>
        <w:t>ProGAN</w:t>
      </w:r>
      <w:proofErr w:type="spellEnd"/>
      <w:r>
        <w:t xml:space="preserve"> among them, use the random input to create the initial image of the generator (</w:t>
      </w:r>
      <w:proofErr w:type="gramStart"/>
      <w:r>
        <w:t>i.e.</w:t>
      </w:r>
      <w:proofErr w:type="gramEnd"/>
      <w:r>
        <w:t xml:space="preserve"> the input of the 4×4 level). The StyleGAN team found that the image features are controlled by </w:t>
      </w:r>
      <w:r>
        <w:rPr>
          <w:rFonts w:ascii="Times New Roman" w:hAnsi="Times New Roman" w:cs="Times New Roman"/>
        </w:rPr>
        <w:t>ⱳ</w:t>
      </w:r>
      <w:r>
        <w:t xml:space="preserve"> and the AdaIN, and therefore the initial input can be omitted and replaced by constant values. Though the paper doesn</w:t>
      </w:r>
      <w:r>
        <w:rPr>
          <w:rFonts w:cs="Georgia"/>
        </w:rPr>
        <w:t>’</w:t>
      </w:r>
      <w:r>
        <w:t xml:space="preserve">t explain why it improves performance, a safe assumption is that it reduces feature entanglement — it’s easier for the network to learn only using </w:t>
      </w:r>
      <w:r>
        <w:rPr>
          <w:rFonts w:ascii="Times New Roman" w:hAnsi="Times New Roman" w:cs="Times New Roman"/>
        </w:rPr>
        <w:t>ⱳ</w:t>
      </w:r>
      <w:r>
        <w:t xml:space="preserve"> without relying on the entangled input vector.</w:t>
      </w:r>
    </w:p>
    <w:p w14:paraId="3A18BD93" w14:textId="2C0BB002" w:rsidR="00B87446" w:rsidRDefault="00B87446" w:rsidP="00AC0247">
      <w:r>
        <w:rPr>
          <w:noProof/>
        </w:rPr>
        <w:drawing>
          <wp:inline distT="0" distB="0" distL="0" distR="0" wp14:anchorId="5A11326C" wp14:editId="252C3576">
            <wp:extent cx="4211320" cy="333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1320" cy="3336925"/>
                    </a:xfrm>
                    <a:prstGeom prst="rect">
                      <a:avLst/>
                    </a:prstGeom>
                    <a:noFill/>
                    <a:ln>
                      <a:noFill/>
                    </a:ln>
                  </pic:spPr>
                </pic:pic>
              </a:graphicData>
            </a:graphic>
          </wp:inline>
        </w:drawing>
      </w:r>
    </w:p>
    <w:p w14:paraId="622D957B" w14:textId="77777777" w:rsidR="00B87446" w:rsidRDefault="00B87446" w:rsidP="00AC0247">
      <w:r>
        <w:t>The Synthesis Network input is replaced with a constant input</w:t>
      </w:r>
    </w:p>
    <w:p w14:paraId="09CC6ACD" w14:textId="77777777" w:rsidR="00B87446" w:rsidRDefault="00B87446" w:rsidP="00AC0247">
      <w:pPr>
        <w:pStyle w:val="Heading6"/>
      </w:pPr>
      <w:bookmarkStart w:id="56" w:name="_Toc68564400"/>
      <w:r>
        <w:t>Stochastic variation</w:t>
      </w:r>
      <w:bookmarkEnd w:id="56"/>
    </w:p>
    <w:p w14:paraId="0229E928" w14:textId="77777777" w:rsidR="00B87446" w:rsidRDefault="00B87446" w:rsidP="00AC0247">
      <w:r>
        <w:lastRenderedPageBreak/>
        <w:t>There are many aspects in people’s faces that are small and can be seen as stochastic, such as freckles, exact placement of hairs, wrinkles, features which make the image more realistic and increase the variety of outputs. The common method to insert these small features into GAN images is adding random noise to the input vector. However, in many cases it’s tricky to control the noise effect due to the features entanglement phenomenon that was described above, which leads to other features of the image being affected.</w:t>
      </w:r>
    </w:p>
    <w:p w14:paraId="331F4EAB" w14:textId="6EB6A7F4" w:rsidR="00B87446" w:rsidRPr="00AC0247" w:rsidRDefault="00B87446" w:rsidP="00AC0247">
      <w:r>
        <w:t>The noise in StyleGAN is added in a similar way to the AdaIN mechanism — A scaled noise is added to each channel before the AdaIN module and changes a bit the visual expression of the features of the resolution level it operates on.</w:t>
      </w:r>
    </w:p>
    <w:p w14:paraId="5319C35F" w14:textId="7B4A669A" w:rsidR="00B87446" w:rsidRDefault="00B87446" w:rsidP="00AC0247">
      <w:r>
        <w:rPr>
          <w:noProof/>
        </w:rPr>
        <w:drawing>
          <wp:inline distT="0" distB="0" distL="0" distR="0" wp14:anchorId="7F8F4134" wp14:editId="0CFDAFB5">
            <wp:extent cx="6645910" cy="3435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435350"/>
                    </a:xfrm>
                    <a:prstGeom prst="rect">
                      <a:avLst/>
                    </a:prstGeom>
                    <a:noFill/>
                    <a:ln>
                      <a:noFill/>
                    </a:ln>
                  </pic:spPr>
                </pic:pic>
              </a:graphicData>
            </a:graphic>
          </wp:inline>
        </w:drawing>
      </w:r>
    </w:p>
    <w:p w14:paraId="1E68F7C5" w14:textId="77777777" w:rsidR="00B87446" w:rsidRDefault="00B87446" w:rsidP="00AC0247">
      <w:r>
        <w:t>Adding scaled noise to each resolution level of the synthesis network</w:t>
      </w:r>
    </w:p>
    <w:p w14:paraId="3BF5F564" w14:textId="77777777" w:rsidR="00B87446" w:rsidRDefault="00B87446" w:rsidP="008C5FF2">
      <w:pPr>
        <w:pStyle w:val="Heading6"/>
      </w:pPr>
      <w:bookmarkStart w:id="57" w:name="_Toc68564401"/>
      <w:r>
        <w:t>Style mixing</w:t>
      </w:r>
      <w:bookmarkEnd w:id="57"/>
    </w:p>
    <w:p w14:paraId="65D3D957" w14:textId="77777777" w:rsidR="00B87446" w:rsidRDefault="00B87446" w:rsidP="008C5FF2">
      <w:r>
        <w:t xml:space="preserve">The StyleGAN generator uses the intermediate vector in each level of the synthesis network, which might cause the network to learn that levels are correlated. To reduce the correlation, the model randomly selects two input vectors and generates the intermediate vector </w:t>
      </w:r>
      <w:r>
        <w:rPr>
          <w:rFonts w:ascii="Times New Roman" w:hAnsi="Times New Roman" w:cs="Times New Roman"/>
        </w:rPr>
        <w:t>ⱳ</w:t>
      </w:r>
      <w:r>
        <w:t xml:space="preserve"> for them. It then trains some of the levels with the first and switches (in a random point) to the other to train the rest of the levels. The random switch ensures that the network won’t learn and rely on a correlation between levels.</w:t>
      </w:r>
    </w:p>
    <w:p w14:paraId="0B45BA8C" w14:textId="77777777" w:rsidR="00B87446" w:rsidRDefault="00B87446" w:rsidP="008C5FF2">
      <w:r>
        <w:t>Though it doesn’t improve the model performance on all datasets, this concept has a very interesting side effect — its ability to combine multiple images in a coherent way (as shown in the video below). The model generates two images A and B and then combines them by taking low-level features from A and the rest of the features from B.</w:t>
      </w:r>
    </w:p>
    <w:p w14:paraId="5D577E15" w14:textId="77777777" w:rsidR="00B87446" w:rsidRDefault="00B87446" w:rsidP="00B7673C">
      <w:pPr>
        <w:pStyle w:val="Heading6"/>
        <w:rPr>
          <w:rFonts w:eastAsia="Times New Roman"/>
        </w:rPr>
      </w:pPr>
      <w:bookmarkStart w:id="58" w:name="_Toc68564402"/>
      <w:r>
        <w:t>Truncation trick in W</w:t>
      </w:r>
      <w:bookmarkEnd w:id="58"/>
    </w:p>
    <w:p w14:paraId="008CC446" w14:textId="77777777" w:rsidR="00B87446" w:rsidRDefault="00B87446" w:rsidP="00B7673C">
      <w:r>
        <w:t xml:space="preserve">One of the challenges in generative models is dealing with areas that are poorly represented in the training data. The generator isn’t able to learn them and create images that resemble them (and instead creates bad-looking images). To avoid generating poor images, StyleGAN truncates the intermediate vector </w:t>
      </w:r>
      <w:r>
        <w:rPr>
          <w:rFonts w:ascii="Times New Roman" w:hAnsi="Times New Roman" w:cs="Times New Roman"/>
        </w:rPr>
        <w:t>ⱳ</w:t>
      </w:r>
      <w:r>
        <w:t xml:space="preserve">, forcing it to stay close to the </w:t>
      </w:r>
      <w:r>
        <w:rPr>
          <w:rFonts w:cs="Georgia"/>
        </w:rPr>
        <w:t>“</w:t>
      </w:r>
      <w:r>
        <w:t>average</w:t>
      </w:r>
      <w:r>
        <w:rPr>
          <w:rFonts w:cs="Georgia"/>
        </w:rPr>
        <w:t>”</w:t>
      </w:r>
      <w:r>
        <w:t xml:space="preserve"> intermediate vector.</w:t>
      </w:r>
    </w:p>
    <w:p w14:paraId="33526056" w14:textId="77777777" w:rsidR="00B87446" w:rsidRDefault="00B87446" w:rsidP="00B7673C">
      <w:r>
        <w:t xml:space="preserve">After training the model, an “average” </w:t>
      </w:r>
      <w:r>
        <w:rPr>
          <w:rFonts w:ascii="Times New Roman" w:hAnsi="Times New Roman" w:cs="Times New Roman"/>
        </w:rPr>
        <w:t>ⱳ</w:t>
      </w:r>
      <w:proofErr w:type="spellStart"/>
      <w:r>
        <w:t>avg</w:t>
      </w:r>
      <w:proofErr w:type="spellEnd"/>
      <w:r>
        <w:t xml:space="preserve"> is produced by selecting many random inputs; generating their intermediate vectors with the mapping network; and calculating the mean of these vectors. When generating new images, instead of using Mapping Network output directly, </w:t>
      </w:r>
      <w:r>
        <w:rPr>
          <w:rFonts w:ascii="Times New Roman" w:hAnsi="Times New Roman" w:cs="Times New Roman"/>
        </w:rPr>
        <w:t>ⱳ</w:t>
      </w:r>
      <w:r>
        <w:t xml:space="preserve"> is transformed into </w:t>
      </w:r>
      <w:r>
        <w:rPr>
          <w:rFonts w:ascii="Times New Roman" w:hAnsi="Times New Roman" w:cs="Times New Roman"/>
        </w:rPr>
        <w:t>ⱳ</w:t>
      </w:r>
      <w:r>
        <w:t>_new=</w:t>
      </w:r>
      <w:r>
        <w:rPr>
          <w:rFonts w:ascii="Times New Roman" w:hAnsi="Times New Roman" w:cs="Times New Roman"/>
        </w:rPr>
        <w:t>ⱳ</w:t>
      </w:r>
      <w:r>
        <w:t>_</w:t>
      </w:r>
      <w:proofErr w:type="spellStart"/>
      <w:r>
        <w:t>avg</w:t>
      </w:r>
      <w:proofErr w:type="spellEnd"/>
      <w:r>
        <w:t>+</w:t>
      </w:r>
      <w:proofErr w:type="gramStart"/>
      <w:r>
        <w:rPr>
          <w:rFonts w:ascii="Cambria Math" w:hAnsi="Cambria Math" w:cs="Cambria Math"/>
        </w:rPr>
        <w:t>𝞧</w:t>
      </w:r>
      <w:r>
        <w:t>(</w:t>
      </w:r>
      <w:proofErr w:type="gramEnd"/>
      <w:r>
        <w:rPr>
          <w:rFonts w:ascii="Times New Roman" w:hAnsi="Times New Roman" w:cs="Times New Roman"/>
        </w:rPr>
        <w:t>ⱳ</w:t>
      </w:r>
      <w:r>
        <w:t xml:space="preserve"> -</w:t>
      </w:r>
      <w:r>
        <w:rPr>
          <w:rFonts w:ascii="Times New Roman" w:hAnsi="Times New Roman" w:cs="Times New Roman"/>
        </w:rPr>
        <w:t>ⱳ</w:t>
      </w:r>
      <w:r>
        <w:t>_</w:t>
      </w:r>
      <w:proofErr w:type="spellStart"/>
      <w:r>
        <w:t>avg</w:t>
      </w:r>
      <w:proofErr w:type="spellEnd"/>
      <w:r>
        <w:t xml:space="preserve">), where the value of </w:t>
      </w:r>
      <w:r>
        <w:rPr>
          <w:rFonts w:ascii="Cambria Math" w:hAnsi="Cambria Math" w:cs="Cambria Math"/>
        </w:rPr>
        <w:t>𝞧</w:t>
      </w:r>
      <w:r>
        <w:t xml:space="preserve"> defines how far </w:t>
      </w:r>
      <w:r>
        <w:lastRenderedPageBreak/>
        <w:t xml:space="preserve">the image can be from the “average” image (and how diverse the output can be). Interestingly, by using a different </w:t>
      </w:r>
      <w:r>
        <w:rPr>
          <w:rFonts w:ascii="Cambria Math" w:hAnsi="Cambria Math" w:cs="Cambria Math"/>
        </w:rPr>
        <w:t>𝞧</w:t>
      </w:r>
      <w:r>
        <w:t xml:space="preserve"> for each level, before the affine transformation block, the model can control how far from average each set of features is, as shown in the video below.</w:t>
      </w:r>
    </w:p>
    <w:p w14:paraId="3C3C7E4E" w14:textId="77777777" w:rsidR="00B87446" w:rsidRDefault="00B87446" w:rsidP="00B7673C">
      <w:pPr>
        <w:pStyle w:val="Heading6"/>
        <w:rPr>
          <w:rFonts w:eastAsia="Times New Roman"/>
        </w:rPr>
      </w:pPr>
      <w:bookmarkStart w:id="59" w:name="_Toc68564403"/>
      <w:r>
        <w:t>Fine-tuning</w:t>
      </w:r>
      <w:bookmarkEnd w:id="59"/>
    </w:p>
    <w:p w14:paraId="0D328934" w14:textId="52F027C7" w:rsidR="00B87446" w:rsidRPr="00B7673C" w:rsidRDefault="00B87446" w:rsidP="00B7673C">
      <w:r>
        <w:t xml:space="preserve">Additional improvement of StyleGAN upon </w:t>
      </w:r>
      <w:proofErr w:type="spellStart"/>
      <w:r>
        <w:t>ProGAN</w:t>
      </w:r>
      <w:proofErr w:type="spellEnd"/>
      <w:r>
        <w:t xml:space="preserve"> was updating several network hyperparameters, such as training duration and loss function, and replacing the up/downscaling from nearest </w:t>
      </w:r>
      <w:proofErr w:type="spellStart"/>
      <w:r>
        <w:t>neighbors</w:t>
      </w:r>
      <w:proofErr w:type="spellEnd"/>
      <w:r>
        <w:t xml:space="preserve"> to bilinear sampling. Though this step is significant for the model performance, it’s less innovative and therefore won’t be described here in detail (Appendix C in the paper).</w:t>
      </w:r>
    </w:p>
    <w:p w14:paraId="66C65B0B" w14:textId="191A3F01" w:rsidR="00B87446" w:rsidRDefault="00B87446" w:rsidP="00B7673C">
      <w:r>
        <w:rPr>
          <w:noProof/>
        </w:rPr>
        <w:drawing>
          <wp:inline distT="0" distB="0" distL="0" distR="0" wp14:anchorId="6F17E12C" wp14:editId="49428CA4">
            <wp:extent cx="6645910" cy="43014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4301490"/>
                    </a:xfrm>
                    <a:prstGeom prst="rect">
                      <a:avLst/>
                    </a:prstGeom>
                    <a:noFill/>
                    <a:ln>
                      <a:noFill/>
                    </a:ln>
                  </pic:spPr>
                </pic:pic>
              </a:graphicData>
            </a:graphic>
          </wp:inline>
        </w:drawing>
      </w:r>
    </w:p>
    <w:p w14:paraId="629F95F4" w14:textId="77777777" w:rsidR="00B87446" w:rsidRDefault="00B87446" w:rsidP="00B7673C">
      <w:r>
        <w:t>An overview of StyleGAN</w:t>
      </w:r>
    </w:p>
    <w:p w14:paraId="1F488D21" w14:textId="77777777" w:rsidR="00B87446" w:rsidRDefault="00B87446" w:rsidP="00B7673C">
      <w:pPr>
        <w:pStyle w:val="Heading5"/>
      </w:pPr>
      <w:bookmarkStart w:id="60" w:name="_Toc68564404"/>
      <w:r>
        <w:t>Results</w:t>
      </w:r>
      <w:bookmarkEnd w:id="60"/>
    </w:p>
    <w:p w14:paraId="6695F90A" w14:textId="41CE0C0A" w:rsidR="00B87446" w:rsidRPr="00B7673C" w:rsidRDefault="00B87446" w:rsidP="00B7673C">
      <w:r>
        <w:t xml:space="preserve">The paper presents state-of-the-art results on two datasets — CelebA-HQ, which consists of images of celebrities, and a new dataset Flickr-Faces-HQ (FFHQ), which consists of images of “regular” people and is more diversified. The chart below shows the </w:t>
      </w:r>
      <w:proofErr w:type="spellStart"/>
      <w:r>
        <w:t>Frèchet</w:t>
      </w:r>
      <w:proofErr w:type="spellEnd"/>
      <w:r>
        <w:t xml:space="preserve"> </w:t>
      </w:r>
      <w:r w:rsidRPr="00B7673C">
        <w:t>inception distance (</w:t>
      </w:r>
      <w:hyperlink r:id="rId43" w:history="1">
        <w:r w:rsidRPr="00B7673C">
          <w:t>FID</w:t>
        </w:r>
      </w:hyperlink>
      <w:r w:rsidRPr="00B7673C">
        <w:t xml:space="preserve">) score </w:t>
      </w:r>
      <w:r>
        <w:t>of different configurations of the model.</w:t>
      </w:r>
    </w:p>
    <w:p w14:paraId="227FF177" w14:textId="1082422C" w:rsidR="00B87446" w:rsidRDefault="00B87446" w:rsidP="00B7673C">
      <w:r>
        <w:rPr>
          <w:noProof/>
        </w:rPr>
        <w:lastRenderedPageBreak/>
        <w:drawing>
          <wp:inline distT="0" distB="0" distL="0" distR="0" wp14:anchorId="1217F5C7" wp14:editId="02123B86">
            <wp:extent cx="6645910" cy="20986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098675"/>
                    </a:xfrm>
                    <a:prstGeom prst="rect">
                      <a:avLst/>
                    </a:prstGeom>
                    <a:noFill/>
                    <a:ln>
                      <a:noFill/>
                    </a:ln>
                  </pic:spPr>
                </pic:pic>
              </a:graphicData>
            </a:graphic>
          </wp:inline>
        </w:drawing>
      </w:r>
    </w:p>
    <w:p w14:paraId="215F2D3C" w14:textId="77777777" w:rsidR="00B87446" w:rsidRDefault="00B87446" w:rsidP="00B7673C">
      <w:r>
        <w:t xml:space="preserve">The performance (FID score) of the model in different configurations compared to </w:t>
      </w:r>
      <w:proofErr w:type="spellStart"/>
      <w:r>
        <w:t>ProGAN</w:t>
      </w:r>
      <w:proofErr w:type="spellEnd"/>
      <w:r>
        <w:t>. The lower score the better the model (Source: </w:t>
      </w:r>
      <w:hyperlink r:id="rId45" w:history="1">
        <w:r>
          <w:rPr>
            <w:rStyle w:val="Hyperlink"/>
          </w:rPr>
          <w:t>StyleGAN</w:t>
        </w:r>
      </w:hyperlink>
      <w:r>
        <w:t>)</w:t>
      </w:r>
    </w:p>
    <w:p w14:paraId="5B5729D1" w14:textId="77777777" w:rsidR="00B87446" w:rsidRDefault="00B87446" w:rsidP="00B7673C">
      <w:r>
        <w:t>In addition to these results, the paper shows that the model isn’t tailored only to faces by presenting its results on two other datasets of bedroom images and car images.</w:t>
      </w:r>
    </w:p>
    <w:p w14:paraId="39EC1AA8" w14:textId="77777777" w:rsidR="00B87446" w:rsidRDefault="00B87446" w:rsidP="00B7673C">
      <w:pPr>
        <w:pStyle w:val="Heading5"/>
        <w:rPr>
          <w:spacing w:val="0"/>
        </w:rPr>
      </w:pPr>
      <w:bookmarkStart w:id="61" w:name="_Toc68564405"/>
      <w:r>
        <w:t>Feature disentanglement</w:t>
      </w:r>
      <w:bookmarkEnd w:id="61"/>
    </w:p>
    <w:p w14:paraId="31C76FCE" w14:textId="77777777" w:rsidR="00B87446" w:rsidRDefault="00B87446" w:rsidP="00B7673C">
      <w:r>
        <w:t>In order to make the discussion regarding feature separation more quantitative, the paper presents two novel ways to measure feature disentanglement:</w:t>
      </w:r>
    </w:p>
    <w:p w14:paraId="4B190455" w14:textId="77777777" w:rsidR="00B87446" w:rsidRPr="00B7673C" w:rsidRDefault="00B87446" w:rsidP="00B7673C">
      <w:pPr>
        <w:pStyle w:val="ListParagraph"/>
        <w:numPr>
          <w:ilvl w:val="0"/>
          <w:numId w:val="55"/>
        </w:numPr>
        <w:rPr>
          <w:rFonts w:cs="Segoe UI"/>
        </w:rPr>
      </w:pPr>
      <w:r w:rsidRPr="00B7673C">
        <w:rPr>
          <w:rFonts w:cs="Segoe UI"/>
        </w:rPr>
        <w:t>Perceptual path length — measure the difference between consecutive images (their VGG16 embeddings) when interpolating between two random inputs. Drastic changes mean that multiple features have changed together and that they might be entangled.</w:t>
      </w:r>
    </w:p>
    <w:p w14:paraId="19C80A32" w14:textId="77777777" w:rsidR="00B87446" w:rsidRPr="00B7673C" w:rsidRDefault="00B87446" w:rsidP="00B7673C">
      <w:pPr>
        <w:pStyle w:val="ListParagraph"/>
        <w:numPr>
          <w:ilvl w:val="0"/>
          <w:numId w:val="55"/>
        </w:numPr>
        <w:rPr>
          <w:rFonts w:cs="Segoe UI"/>
        </w:rPr>
      </w:pPr>
      <w:r w:rsidRPr="00B7673C">
        <w:rPr>
          <w:rFonts w:cs="Segoe UI"/>
        </w:rPr>
        <w:t>Linear separability — the ability to classify inputs into binary classes, such as male and female. The better the classification the more separable the features.</w:t>
      </w:r>
    </w:p>
    <w:p w14:paraId="2A3BE76C" w14:textId="77777777" w:rsidR="00B87446" w:rsidRDefault="00B87446" w:rsidP="00B7673C">
      <w:pPr>
        <w:rPr>
          <w:rFonts w:cs="Times New Roman"/>
        </w:rPr>
      </w:pPr>
      <w:r>
        <w:t xml:space="preserve">By comparing these metrics for the input vector z and the intermediate vector </w:t>
      </w:r>
      <w:r>
        <w:rPr>
          <w:rFonts w:ascii="Times New Roman" w:hAnsi="Times New Roman" w:cs="Times New Roman"/>
        </w:rPr>
        <w:t>ⱳ</w:t>
      </w:r>
      <w:r>
        <w:t xml:space="preserve">, the authors show that features in </w:t>
      </w:r>
      <w:r>
        <w:rPr>
          <w:rFonts w:ascii="Times New Roman" w:hAnsi="Times New Roman" w:cs="Times New Roman"/>
        </w:rPr>
        <w:t>ⱳ</w:t>
      </w:r>
      <w:r>
        <w:t xml:space="preserve"> are significantly more separable. These metrics also show the benefit of selecting 8 layers in the Mapping Network in comparison to 1 or 2 layers.</w:t>
      </w:r>
    </w:p>
    <w:p w14:paraId="5729EA1B" w14:textId="77777777" w:rsidR="00B87446" w:rsidRDefault="00B87446" w:rsidP="00B7673C">
      <w:pPr>
        <w:pStyle w:val="Heading5"/>
        <w:rPr>
          <w:spacing w:val="0"/>
        </w:rPr>
      </w:pPr>
      <w:bookmarkStart w:id="62" w:name="_Toc68564406"/>
      <w:r>
        <w:t>Implementation Details</w:t>
      </w:r>
      <w:bookmarkEnd w:id="62"/>
    </w:p>
    <w:p w14:paraId="7E06FFC5" w14:textId="77777777" w:rsidR="00B87446" w:rsidRDefault="00B87446" w:rsidP="00B7673C">
      <w:r>
        <w:t>StyleGAN was trained on the CelebA-HQ and FFHQ datasets for one week using 8 Tesla V100 GPUs. It is implemented in TensorFlow and will be open-sourced.</w:t>
      </w:r>
    </w:p>
    <w:p w14:paraId="6D8F3355" w14:textId="77777777" w:rsidR="00B87446" w:rsidRDefault="00B87446" w:rsidP="00B7673C">
      <w:pPr>
        <w:pStyle w:val="Heading5"/>
        <w:rPr>
          <w:spacing w:val="0"/>
        </w:rPr>
      </w:pPr>
      <w:bookmarkStart w:id="63" w:name="_Toc68564407"/>
      <w:r>
        <w:t>Conclusion</w:t>
      </w:r>
      <w:bookmarkEnd w:id="63"/>
    </w:p>
    <w:p w14:paraId="798D1148" w14:textId="16DBB66F" w:rsidR="00B87446" w:rsidRDefault="00B87446" w:rsidP="00B7673C">
      <w:r>
        <w:t xml:space="preserve">StyleGAN is a </w:t>
      </w:r>
      <w:r w:rsidR="00251D68">
        <w:t>ground-breaking</w:t>
      </w:r>
      <w:r>
        <w:t xml:space="preserve"> paper that not only produces high-quality and realistic images but also allows for superior control and understanding of generated images, making it even easier than before to generate believable fake images. The techniques presented in StyleGAN, especially the Mapping Network and the Adaptive Normalization (AdaIN), will likely be the basis for many future innovations in GANs.</w:t>
      </w:r>
    </w:p>
    <w:p w14:paraId="13B4A40B" w14:textId="18F3B069" w:rsidR="00B7673C" w:rsidRDefault="00B7673C" w:rsidP="00B7673C">
      <w:pPr>
        <w:pStyle w:val="Heading4"/>
      </w:pPr>
      <w:bookmarkStart w:id="64" w:name="_Toc68564408"/>
      <w:r>
        <w:t>GLCM</w:t>
      </w:r>
      <w:bookmarkEnd w:id="64"/>
    </w:p>
    <w:p w14:paraId="57C362C4" w14:textId="523F4CCB" w:rsidR="00B7673C" w:rsidRDefault="00B7673C" w:rsidP="00B7673C">
      <w:r>
        <w:t xml:space="preserve">The GLCM texture method is a way of extracting second order statistical texture features from </w:t>
      </w:r>
      <w:proofErr w:type="spellStart"/>
      <w:r>
        <w:t>gray</w:t>
      </w:r>
      <w:proofErr w:type="spellEnd"/>
      <w:r>
        <w:t xml:space="preserve">-level images (in this case images obtained from a Scanning Electron Microscope (SEM)). The statistical measures from this matrix are extracted from how often pairs of pixels with a specified value occur together in a spatial area. Textural features are perceived patterns, variations, and randomness across image pixels (journal). Imaging devices, such as computer-aided diagnostics rely on quantitative </w:t>
      </w:r>
      <w:r>
        <w:lastRenderedPageBreak/>
        <w:t xml:space="preserve">measurements of textures as input that aim to characterize biological or disease status. It is unclear if these features behave similarly to unconventional imaging biomarkers such as </w:t>
      </w:r>
      <w:r w:rsidR="00251D68">
        <w:t>tumour</w:t>
      </w:r>
      <w:r>
        <w:t xml:space="preserve"> volume etc.</w:t>
      </w:r>
    </w:p>
    <w:p w14:paraId="06016320" w14:textId="1F0595D4" w:rsidR="00B7673C" w:rsidRDefault="00B7673C" w:rsidP="00B7673C">
      <w:pPr>
        <w:pStyle w:val="Heading4"/>
      </w:pPr>
      <w:bookmarkStart w:id="65" w:name="_Toc68564409"/>
      <w:r>
        <w:t>SVM</w:t>
      </w:r>
      <w:bookmarkEnd w:id="65"/>
    </w:p>
    <w:p w14:paraId="3451AE53" w14:textId="56277D27" w:rsidR="00B7673C" w:rsidRPr="00B7673C" w:rsidRDefault="00251D68" w:rsidP="00251D68">
      <w:r w:rsidRPr="00251D68">
        <w:rPr>
          <w:shd w:val="clear" w:color="auto" w:fill="FFFFFF"/>
        </w:rPr>
        <w:t>Support vector machines so called as SVM is a </w:t>
      </w:r>
      <w:r w:rsidRPr="00251D68">
        <w:rPr>
          <w:b/>
          <w:bCs/>
          <w:i/>
          <w:iCs/>
          <w:shd w:val="clear" w:color="auto" w:fill="FFFFFF"/>
        </w:rPr>
        <w:t>supervised learning algorithm</w:t>
      </w:r>
      <w:r w:rsidRPr="00251D68">
        <w:rPr>
          <w:shd w:val="clear" w:color="auto" w:fill="FFFFFF"/>
        </w:rPr>
        <w:t> which can be used for classification and regression problems as support vector classification (SVC) and support vector regression (SVR). It is used for smaller dataset as it takes too long to process. In this set, we will be focusing on SVC.</w:t>
      </w:r>
      <w:r>
        <w:rPr>
          <w:shd w:val="clear" w:color="auto" w:fill="FFFFFF"/>
        </w:rPr>
        <w:t xml:space="preserve"> </w:t>
      </w:r>
      <w:r>
        <w:rPr>
          <w:shd w:val="clear" w:color="auto" w:fill="FFFFFF"/>
        </w:rPr>
        <w:t>SVM is based on the idea of finding a hyperplane that best separates the features into different domains.</w:t>
      </w:r>
    </w:p>
    <w:p w14:paraId="32209780" w14:textId="7AF9AE03" w:rsidR="00EF6DE6" w:rsidRDefault="00EF6DE6" w:rsidP="00EF6DE6">
      <w:pPr>
        <w:pStyle w:val="Heading3"/>
      </w:pPr>
      <w:bookmarkStart w:id="66" w:name="_Toc68564410"/>
      <w:r>
        <w:t>On the basis of Data Pre-processing Technique</w:t>
      </w:r>
      <w:bookmarkEnd w:id="66"/>
    </w:p>
    <w:p w14:paraId="29951090" w14:textId="77777777" w:rsidR="00EB3AD9" w:rsidRDefault="000869AB" w:rsidP="00EB3AD9">
      <w:r>
        <w:t>Some of the pre-processing methods can be grouped as:</w:t>
      </w:r>
    </w:p>
    <w:p w14:paraId="4808125E" w14:textId="22BF8D1B" w:rsidR="000869AB" w:rsidRPr="008868E7" w:rsidRDefault="000869AB" w:rsidP="008868E7">
      <w:pPr>
        <w:pStyle w:val="Heading4"/>
        <w:rPr>
          <w:rStyle w:val="IntenseReference"/>
          <w:b w:val="0"/>
          <w:bCs w:val="0"/>
          <w:i w:val="0"/>
          <w:iCs w:val="0"/>
          <w:caps/>
          <w:color w:val="2F5496" w:themeColor="accent1" w:themeShade="BF"/>
        </w:rPr>
      </w:pPr>
      <w:bookmarkStart w:id="67" w:name="_Toc68564411"/>
      <w:r w:rsidRPr="008868E7">
        <w:rPr>
          <w:rStyle w:val="IntenseReference"/>
          <w:b w:val="0"/>
          <w:bCs w:val="0"/>
          <w:i w:val="0"/>
          <w:iCs w:val="0"/>
          <w:caps/>
          <w:color w:val="2F5496" w:themeColor="accent1" w:themeShade="BF"/>
        </w:rPr>
        <w:t>Dull Razor Method (common)</w:t>
      </w:r>
      <w:bookmarkEnd w:id="67"/>
    </w:p>
    <w:p w14:paraId="2EEEE999" w14:textId="3B334BEF" w:rsidR="00460585" w:rsidRPr="00251D68" w:rsidRDefault="00C84EA5" w:rsidP="00251D68">
      <w:pPr>
        <w:divId w:val="685978575"/>
        <w:rPr>
          <w:rFonts w:ascii="Segoe UI" w:hAnsi="Segoe UI" w:cs="Segoe UI"/>
          <w:sz w:val="21"/>
          <w:szCs w:val="21"/>
        </w:rPr>
      </w:pPr>
      <w:r>
        <w:rPr>
          <w:rStyle w:val="normaltextrun"/>
          <w:rFonts w:ascii="Segoe UI" w:hAnsi="Segoe UI" w:cs="Segoe UI"/>
          <w:sz w:val="21"/>
          <w:szCs w:val="21"/>
        </w:rPr>
        <w:t>Dull Razor software [10] is a medical imaging software for hair removal. In this, a special type of filter is used, which replaces hair pixels by </w:t>
      </w:r>
      <w:proofErr w:type="spellStart"/>
      <w:r>
        <w:rPr>
          <w:rStyle w:val="normaltextrun"/>
          <w:rFonts w:ascii="Segoe UI" w:hAnsi="Segoe UI" w:cs="Segoe UI"/>
          <w:sz w:val="21"/>
          <w:szCs w:val="21"/>
        </w:rPr>
        <w:t>neighboring</w:t>
      </w:r>
      <w:proofErr w:type="spellEnd"/>
      <w:r>
        <w:rPr>
          <w:rStyle w:val="normaltextrun"/>
          <w:rFonts w:ascii="Segoe UI" w:hAnsi="Segoe UI" w:cs="Segoe UI"/>
          <w:sz w:val="21"/>
          <w:szCs w:val="21"/>
        </w:rPr>
        <w:t xml:space="preserve"> pixels. It improves classification results</w:t>
      </w:r>
      <w:r>
        <w:rPr>
          <w:rStyle w:val="eop"/>
          <w:rFonts w:ascii="Segoe UI" w:hAnsi="Segoe UI" w:cs="Segoe UI"/>
          <w:sz w:val="21"/>
          <w:szCs w:val="21"/>
        </w:rPr>
        <w:t> </w:t>
      </w:r>
      <w:r>
        <w:rPr>
          <w:rStyle w:val="normaltextrun"/>
          <w:rFonts w:ascii="Segoe UI" w:hAnsi="Segoe UI" w:cs="Segoe UI"/>
          <w:sz w:val="21"/>
          <w:szCs w:val="21"/>
        </w:rPr>
        <w:t>Hair removal is done using Dull Razor software. The </w:t>
      </w:r>
      <w:proofErr w:type="spellStart"/>
      <w:r>
        <w:rPr>
          <w:rStyle w:val="normaltextrun"/>
          <w:rFonts w:ascii="Segoe UI" w:hAnsi="Segoe UI" w:cs="Segoe UI"/>
          <w:sz w:val="21"/>
          <w:szCs w:val="21"/>
        </w:rPr>
        <w:t>dermoscopic</w:t>
      </w:r>
      <w:proofErr w:type="spellEnd"/>
      <w:r>
        <w:rPr>
          <w:rStyle w:val="normaltextrun"/>
          <w:rFonts w:ascii="Segoe UI" w:hAnsi="Segoe UI" w:cs="Segoe UI"/>
          <w:sz w:val="21"/>
          <w:szCs w:val="21"/>
        </w:rPr>
        <w:t> images may contain hairs. These hairs somehow will give erroneous classification. </w:t>
      </w:r>
      <w:r w:rsidR="008868E7">
        <w:rPr>
          <w:rStyle w:val="normaltextrun"/>
          <w:rFonts w:ascii="Segoe UI" w:hAnsi="Segoe UI" w:cs="Segoe UI"/>
          <w:sz w:val="21"/>
          <w:szCs w:val="21"/>
        </w:rPr>
        <w:t>So,</w:t>
      </w:r>
      <w:r>
        <w:rPr>
          <w:rStyle w:val="normaltextrun"/>
          <w:rFonts w:ascii="Segoe UI" w:hAnsi="Segoe UI" w:cs="Segoe UI"/>
          <w:sz w:val="21"/>
          <w:szCs w:val="21"/>
        </w:rPr>
        <w:t> it is desirable to do the hair removal before proceeding to further steps.</w:t>
      </w:r>
    </w:p>
    <w:p w14:paraId="3DD6C63B" w14:textId="6A200D5C" w:rsidR="00C84EA5" w:rsidRPr="008868E7" w:rsidRDefault="00C84EA5" w:rsidP="008868E7">
      <w:pPr>
        <w:pStyle w:val="Heading5"/>
        <w:divId w:val="1988973602"/>
      </w:pPr>
      <w:bookmarkStart w:id="68" w:name="_Toc68564412"/>
      <w:r w:rsidRPr="008868E7">
        <w:rPr>
          <w:rStyle w:val="normaltextrun"/>
        </w:rPr>
        <w:t>Pros</w:t>
      </w:r>
      <w:bookmarkEnd w:id="68"/>
    </w:p>
    <w:p w14:paraId="737F9B60" w14:textId="77777777" w:rsidR="00C84EA5" w:rsidRDefault="00C84EA5" w:rsidP="003665C0">
      <w:pPr>
        <w:pStyle w:val="paragraph"/>
        <w:numPr>
          <w:ilvl w:val="0"/>
          <w:numId w:val="18"/>
        </w:numPr>
        <w:spacing w:before="0" w:beforeAutospacing="0" w:after="0" w:afterAutospacing="0"/>
        <w:textAlignment w:val="baseline"/>
        <w:divId w:val="1275557904"/>
        <w:rPr>
          <w:rFonts w:ascii="Segoe UI" w:hAnsi="Segoe UI" w:cs="Segoe UI"/>
          <w:sz w:val="18"/>
          <w:szCs w:val="18"/>
        </w:rPr>
      </w:pPr>
      <w:r>
        <w:rPr>
          <w:rStyle w:val="normaltextrun"/>
          <w:rFonts w:ascii="Segoe UI" w:hAnsi="Segoe UI" w:cs="Segoe UI"/>
          <w:sz w:val="21"/>
          <w:szCs w:val="21"/>
        </w:rPr>
        <w:t>One of the main advantages of the simulation that the ground truth pixel values and hair mask are known</w:t>
      </w:r>
      <w:r>
        <w:rPr>
          <w:rStyle w:val="eop"/>
          <w:rFonts w:ascii="Segoe UI" w:hAnsi="Segoe UI" w:cs="Segoe UI"/>
          <w:sz w:val="21"/>
          <w:szCs w:val="21"/>
        </w:rPr>
        <w:t> </w:t>
      </w:r>
    </w:p>
    <w:p w14:paraId="26CB8B96" w14:textId="77777777" w:rsidR="00460585" w:rsidRDefault="00C84EA5" w:rsidP="00460585">
      <w:pPr>
        <w:pStyle w:val="paragraph"/>
        <w:keepNext/>
        <w:spacing w:before="0" w:beforeAutospacing="0" w:after="0" w:afterAutospacing="0"/>
        <w:ind w:left="360"/>
        <w:jc w:val="center"/>
        <w:textAlignment w:val="baseline"/>
        <w:divId w:val="415173707"/>
      </w:pPr>
      <w:r>
        <w:rPr>
          <w:rFonts w:asciiTheme="minorHAnsi" w:hAnsiTheme="minorHAnsi" w:cstheme="minorBidi"/>
          <w:noProof/>
          <w:sz w:val="20"/>
          <w:szCs w:val="20"/>
          <w:lang w:val="en-IN"/>
        </w:rPr>
        <w:drawing>
          <wp:inline distT="0" distB="0" distL="0" distR="0" wp14:anchorId="2F517D2B" wp14:editId="765B365C">
            <wp:extent cx="3514429" cy="1927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1967" cy="1937480"/>
                    </a:xfrm>
                    <a:prstGeom prst="rect">
                      <a:avLst/>
                    </a:prstGeom>
                    <a:noFill/>
                    <a:ln>
                      <a:noFill/>
                    </a:ln>
                  </pic:spPr>
                </pic:pic>
              </a:graphicData>
            </a:graphic>
          </wp:inline>
        </w:drawing>
      </w:r>
    </w:p>
    <w:p w14:paraId="017898D5" w14:textId="7EE2DBFE" w:rsidR="00C84EA5" w:rsidRDefault="00460585" w:rsidP="00460585">
      <w:pPr>
        <w:pStyle w:val="Caption"/>
        <w:jc w:val="center"/>
        <w:divId w:val="415173707"/>
        <w:rPr>
          <w:rFonts w:ascii="Segoe UI" w:hAnsi="Segoe UI" w:cs="Segoe UI"/>
          <w:sz w:val="18"/>
          <w:szCs w:val="18"/>
        </w:rPr>
      </w:pPr>
      <w:r>
        <w:t xml:space="preserve">Figure </w:t>
      </w:r>
      <w:r w:rsidR="00C81227">
        <w:fldChar w:fldCharType="begin"/>
      </w:r>
      <w:r w:rsidR="00C81227">
        <w:instrText xml:space="preserve"> SEQ Figure \* ARABIC </w:instrText>
      </w:r>
      <w:r w:rsidR="00C81227">
        <w:fldChar w:fldCharType="separate"/>
      </w:r>
      <w:r>
        <w:rPr>
          <w:noProof/>
        </w:rPr>
        <w:t>3</w:t>
      </w:r>
      <w:r w:rsidR="00C81227">
        <w:rPr>
          <w:noProof/>
        </w:rPr>
        <w:fldChar w:fldCharType="end"/>
      </w:r>
      <w:r>
        <w:t>: Sample Image for Example</w:t>
      </w:r>
    </w:p>
    <w:p w14:paraId="0934D8C5" w14:textId="77777777" w:rsidR="008868E7" w:rsidRDefault="008868E7" w:rsidP="008868E7">
      <w:pPr>
        <w:pStyle w:val="paragraph"/>
        <w:spacing w:before="0" w:beforeAutospacing="0" w:after="0" w:afterAutospacing="0"/>
        <w:ind w:left="360"/>
        <w:jc w:val="center"/>
        <w:textAlignment w:val="baseline"/>
        <w:divId w:val="415173707"/>
        <w:rPr>
          <w:rFonts w:ascii="Segoe UI" w:hAnsi="Segoe UI" w:cs="Segoe UI"/>
          <w:sz w:val="18"/>
          <w:szCs w:val="18"/>
        </w:rPr>
      </w:pPr>
    </w:p>
    <w:p w14:paraId="7A20DFD3" w14:textId="77777777" w:rsidR="00460585" w:rsidRDefault="00C84EA5" w:rsidP="00460585">
      <w:pPr>
        <w:pStyle w:val="paragraph"/>
        <w:keepNext/>
        <w:spacing w:before="0" w:beforeAutospacing="0" w:after="0" w:afterAutospacing="0"/>
        <w:jc w:val="center"/>
        <w:textAlignment w:val="baseline"/>
        <w:divId w:val="864363746"/>
      </w:pPr>
      <w:r>
        <w:rPr>
          <w:rFonts w:asciiTheme="minorHAnsi" w:hAnsiTheme="minorHAnsi" w:cstheme="minorBidi"/>
          <w:noProof/>
          <w:sz w:val="20"/>
          <w:szCs w:val="20"/>
          <w:lang w:val="en-IN"/>
        </w:rPr>
        <w:drawing>
          <wp:inline distT="0" distB="0" distL="0" distR="0" wp14:anchorId="5E9A163A" wp14:editId="5F96E746">
            <wp:extent cx="5814060" cy="199724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6695" cy="2005018"/>
                    </a:xfrm>
                    <a:prstGeom prst="rect">
                      <a:avLst/>
                    </a:prstGeom>
                    <a:noFill/>
                    <a:ln>
                      <a:noFill/>
                    </a:ln>
                  </pic:spPr>
                </pic:pic>
              </a:graphicData>
            </a:graphic>
          </wp:inline>
        </w:drawing>
      </w:r>
    </w:p>
    <w:p w14:paraId="143FC6F1" w14:textId="6044F5AC" w:rsidR="00C33E70" w:rsidRDefault="00460585" w:rsidP="00460585">
      <w:pPr>
        <w:pStyle w:val="Caption"/>
        <w:jc w:val="center"/>
        <w:divId w:val="864363746"/>
        <w:rPr>
          <w:rFonts w:ascii="Segoe UI" w:hAnsi="Segoe UI" w:cs="Segoe UI"/>
          <w:sz w:val="18"/>
          <w:szCs w:val="18"/>
        </w:rPr>
      </w:pPr>
      <w:r>
        <w:t xml:space="preserve">Figure </w:t>
      </w:r>
      <w:r w:rsidR="00C81227">
        <w:fldChar w:fldCharType="begin"/>
      </w:r>
      <w:r w:rsidR="00C81227">
        <w:instrText xml:space="preserve"> SEQ Figure \* ARABIC </w:instrText>
      </w:r>
      <w:r w:rsidR="00C81227">
        <w:fldChar w:fldCharType="separate"/>
      </w:r>
      <w:r>
        <w:rPr>
          <w:noProof/>
        </w:rPr>
        <w:t>4</w:t>
      </w:r>
      <w:r w:rsidR="00C81227">
        <w:rPr>
          <w:noProof/>
        </w:rPr>
        <w:fldChar w:fldCharType="end"/>
      </w:r>
      <w:r>
        <w:t>: Dull Razor Algorithm</w:t>
      </w:r>
    </w:p>
    <w:p w14:paraId="06E4B287" w14:textId="77777777" w:rsidR="00BA0B79" w:rsidRDefault="00BA0B79" w:rsidP="00BA0B79">
      <w:pPr>
        <w:pStyle w:val="Heading5"/>
        <w:divId w:val="864363746"/>
      </w:pPr>
      <w:bookmarkStart w:id="69" w:name="_Toc68564413"/>
      <w:r>
        <w:lastRenderedPageBreak/>
        <w:t>Cons</w:t>
      </w:r>
      <w:bookmarkEnd w:id="69"/>
    </w:p>
    <w:p w14:paraId="57B6FE83" w14:textId="6890160C" w:rsidR="00BA0B79" w:rsidRPr="00BA0B79" w:rsidRDefault="00BA0B79" w:rsidP="00BA0B79">
      <w:pPr>
        <w:divId w:val="864363746"/>
      </w:pPr>
      <w:r>
        <w:t xml:space="preserve">With modern techniques the primary disadvantage is that it’s a very technical domain understood by very few people and thus it is difficult to execute on. Importantly, every modern ML model shipped by a major company in the space (i.e., Google, FB, </w:t>
      </w:r>
      <w:proofErr w:type="spellStart"/>
      <w:r>
        <w:t>OpenAI</w:t>
      </w:r>
      <w:proofErr w:type="spellEnd"/>
      <w:r>
        <w:t xml:space="preserve">) relies on transfer learning at its core. </w:t>
      </w:r>
    </w:p>
    <w:p w14:paraId="3D5B062E" w14:textId="26AD3417" w:rsidR="000869AB" w:rsidRPr="008868E7" w:rsidRDefault="000869AB" w:rsidP="008868E7">
      <w:pPr>
        <w:pStyle w:val="Heading4"/>
        <w:rPr>
          <w:rStyle w:val="IntenseReference"/>
          <w:b w:val="0"/>
          <w:bCs w:val="0"/>
          <w:i w:val="0"/>
          <w:iCs w:val="0"/>
          <w:caps/>
          <w:color w:val="2F5496" w:themeColor="accent1" w:themeShade="BF"/>
        </w:rPr>
      </w:pPr>
      <w:bookmarkStart w:id="70" w:name="_Toc68564414"/>
      <w:r w:rsidRPr="008868E7">
        <w:rPr>
          <w:rStyle w:val="IntenseReference"/>
          <w:b w:val="0"/>
          <w:bCs w:val="0"/>
          <w:i w:val="0"/>
          <w:iCs w:val="0"/>
          <w:caps/>
          <w:color w:val="2F5496" w:themeColor="accent1" w:themeShade="BF"/>
        </w:rPr>
        <w:t>Transfer Learning (Most Common)</w:t>
      </w:r>
      <w:bookmarkEnd w:id="70"/>
    </w:p>
    <w:p w14:paraId="7CA51F04" w14:textId="77777777" w:rsidR="008868E7" w:rsidRDefault="008868E7" w:rsidP="008868E7">
      <w:r>
        <w:t>Transfer learning in a modern context requires a very large, general dataset. It’s extremely important that you not build your base model from domain-specific data. If you build your base model on domain-specific data (god forbid data in your training or test sets) then your entire experiment is invalid. Even if you don’t present labels to the base model, by seeing the “correct” base data you’ve given it information that it shouldn’t have access to.</w:t>
      </w:r>
    </w:p>
    <w:p w14:paraId="65A3DFF3" w14:textId="77777777" w:rsidR="008868E7" w:rsidRDefault="008868E7" w:rsidP="008868E7">
      <w:pPr>
        <w:rPr>
          <w:rFonts w:ascii="Segoe UI" w:hAnsi="Segoe UI" w:cs="Segoe UI"/>
          <w:sz w:val="18"/>
          <w:szCs w:val="18"/>
        </w:rPr>
      </w:pPr>
      <w:r>
        <w:rPr>
          <w:rStyle w:val="normaltextrun"/>
          <w:rFonts w:ascii="Calibri" w:hAnsi="Calibri" w:cs="Calibri"/>
          <w:sz w:val="22"/>
          <w:szCs w:val="22"/>
        </w:rPr>
        <w:t>Transfer learning is the reuse of a pre-trained model on a new problem. It's currently very popular in deep learning because it can train deep neural networks with comparatively little data.</w:t>
      </w:r>
      <w:r>
        <w:rPr>
          <w:rStyle w:val="eop"/>
          <w:rFonts w:ascii="Calibri" w:hAnsi="Calibri" w:cs="Calibri"/>
          <w:sz w:val="22"/>
          <w:szCs w:val="22"/>
        </w:rPr>
        <w:t> </w:t>
      </w:r>
    </w:p>
    <w:p w14:paraId="5AD36516" w14:textId="77777777" w:rsidR="008868E7" w:rsidRDefault="008868E7" w:rsidP="008868E7">
      <w:pPr>
        <w:rPr>
          <w:rFonts w:ascii="Segoe UI" w:hAnsi="Segoe UI" w:cs="Segoe UI"/>
          <w:sz w:val="18"/>
          <w:szCs w:val="18"/>
        </w:rPr>
      </w:pPr>
      <w:r>
        <w:rPr>
          <w:rStyle w:val="normaltextrun"/>
          <w:rFonts w:ascii="Calibri" w:hAnsi="Calibri" w:cs="Calibri"/>
          <w:sz w:val="22"/>
          <w:szCs w:val="22"/>
        </w:rPr>
        <w:t>In transfer learning, the knowledge of an already trained machine learning model is applied to a different but related problem.</w:t>
      </w:r>
      <w:r>
        <w:rPr>
          <w:rStyle w:val="eop"/>
          <w:rFonts w:ascii="Calibri" w:hAnsi="Calibri" w:cs="Calibri"/>
          <w:sz w:val="22"/>
          <w:szCs w:val="22"/>
        </w:rPr>
        <w:t> </w:t>
      </w:r>
    </w:p>
    <w:p w14:paraId="7AD9E7D6" w14:textId="77777777" w:rsidR="008868E7" w:rsidRDefault="008868E7" w:rsidP="008868E7">
      <w:pPr>
        <w:rPr>
          <w:rFonts w:ascii="Segoe UI" w:hAnsi="Segoe UI" w:cs="Segoe UI"/>
          <w:sz w:val="18"/>
          <w:szCs w:val="18"/>
        </w:rPr>
      </w:pPr>
      <w:r>
        <w:rPr>
          <w:rStyle w:val="normaltextrun"/>
          <w:rFonts w:ascii="Calibri" w:hAnsi="Calibri" w:cs="Calibri"/>
          <w:sz w:val="22"/>
          <w:szCs w:val="22"/>
        </w:rPr>
        <w:t>With transfer learning, we basically try to exploit what has been learned in one task to improve generalization in another. We transfer the weights that a network has learned at "task A" to a new "task B."</w:t>
      </w:r>
      <w:r>
        <w:rPr>
          <w:rStyle w:val="eop"/>
          <w:rFonts w:ascii="Calibri" w:hAnsi="Calibri" w:cs="Calibri"/>
          <w:sz w:val="22"/>
          <w:szCs w:val="22"/>
        </w:rPr>
        <w:t> </w:t>
      </w:r>
    </w:p>
    <w:p w14:paraId="149FFDB2" w14:textId="5D258778" w:rsidR="008868E7" w:rsidRDefault="008868E7" w:rsidP="008868E7">
      <w:pPr>
        <w:rPr>
          <w:rFonts w:ascii="Segoe UI" w:hAnsi="Segoe UI" w:cs="Segoe UI"/>
          <w:sz w:val="18"/>
          <w:szCs w:val="18"/>
        </w:rPr>
      </w:pPr>
      <w:r>
        <w:rPr>
          <w:rStyle w:val="normaltextrun"/>
          <w:rFonts w:ascii="Calibri" w:hAnsi="Calibri" w:cs="Calibri"/>
          <w:sz w:val="22"/>
          <w:szCs w:val="22"/>
        </w:rPr>
        <w:t xml:space="preserve">The general idea is to use the knowledge a model has learned from a task with a lot of available </w:t>
      </w:r>
      <w:r w:rsidR="00420C47">
        <w:rPr>
          <w:rStyle w:val="normaltextrun"/>
          <w:rFonts w:ascii="Calibri" w:hAnsi="Calibri" w:cs="Calibri"/>
          <w:sz w:val="22"/>
          <w:szCs w:val="22"/>
        </w:rPr>
        <w:t>labelled</w:t>
      </w:r>
      <w:r>
        <w:rPr>
          <w:rStyle w:val="normaltextrun"/>
          <w:rFonts w:ascii="Calibri" w:hAnsi="Calibri" w:cs="Calibri"/>
          <w:sz w:val="22"/>
          <w:szCs w:val="22"/>
        </w:rPr>
        <w:t xml:space="preserve"> training data in a new task that doesn't have much data. Instead of starting the learning process from scratch, we start with patterns learned from solving a related task.</w:t>
      </w:r>
      <w:r>
        <w:rPr>
          <w:rStyle w:val="eop"/>
          <w:rFonts w:ascii="Calibri" w:hAnsi="Calibri" w:cs="Calibri"/>
          <w:sz w:val="22"/>
          <w:szCs w:val="22"/>
        </w:rPr>
        <w:t> </w:t>
      </w:r>
    </w:p>
    <w:p w14:paraId="2AF912F8" w14:textId="1F641D88" w:rsidR="001B4823" w:rsidRPr="008868E7" w:rsidRDefault="001B4823" w:rsidP="00A62CAE">
      <w:pPr>
        <w:pStyle w:val="Heading5"/>
      </w:pPr>
      <w:bookmarkStart w:id="71" w:name="_Toc68564415"/>
      <w:r w:rsidRPr="008868E7">
        <w:t>U</w:t>
      </w:r>
      <w:r w:rsidR="00A62CAE">
        <w:t>sing</w:t>
      </w:r>
      <w:r w:rsidRPr="008868E7">
        <w:t xml:space="preserve"> </w:t>
      </w:r>
      <w:r w:rsidR="00A62CAE">
        <w:t>a</w:t>
      </w:r>
      <w:r w:rsidRPr="008868E7">
        <w:t xml:space="preserve"> P</w:t>
      </w:r>
      <w:r w:rsidR="00A62CAE">
        <w:t>re</w:t>
      </w:r>
      <w:r w:rsidRPr="008868E7">
        <w:t>-T</w:t>
      </w:r>
      <w:r w:rsidR="00A62CAE">
        <w:t xml:space="preserve">rained </w:t>
      </w:r>
      <w:r w:rsidRPr="008868E7">
        <w:t>M</w:t>
      </w:r>
      <w:r w:rsidR="00A62CAE">
        <w:t>odel</w:t>
      </w:r>
      <w:bookmarkEnd w:id="71"/>
    </w:p>
    <w:p w14:paraId="74E94F8A" w14:textId="71175681" w:rsidR="001B4823" w:rsidRDefault="001B4823" w:rsidP="008868E7">
      <w:r>
        <w:t xml:space="preserve">The second approach is to use an already pre-trained model. There are a lot of these models out there, so make sure to do a little research. How many layers to reuse and how many to retrain depends on the problem.  </w:t>
      </w:r>
    </w:p>
    <w:p w14:paraId="6F9829FD" w14:textId="22AAD207" w:rsidR="001B4823" w:rsidRDefault="005A1D19" w:rsidP="008868E7">
      <w:pPr>
        <w:pStyle w:val="Heading4"/>
      </w:pPr>
      <w:bookmarkStart w:id="72" w:name="_Toc68564416"/>
      <w:r>
        <w:t>Feature Extraction</w:t>
      </w:r>
      <w:bookmarkEnd w:id="72"/>
    </w:p>
    <w:p w14:paraId="6314BBC5" w14:textId="77777777" w:rsidR="001B4823" w:rsidRDefault="001B4823" w:rsidP="008868E7">
      <w:r>
        <w:t xml:space="preserve">Another approach is to use deep learning to discover the best representation of your problem, which means finding the most important features. This approach is also known as representation learning, and can often result in a much better performance than can be obtained with hand-designed representation. </w:t>
      </w:r>
    </w:p>
    <w:p w14:paraId="2905435D" w14:textId="59571133" w:rsidR="005E690D" w:rsidRPr="008868E7" w:rsidRDefault="005E690D" w:rsidP="008868E7">
      <w:pPr>
        <w:pStyle w:val="Heading5"/>
        <w:divId w:val="1151480171"/>
      </w:pPr>
      <w:bookmarkStart w:id="73" w:name="_Toc68564417"/>
      <w:r w:rsidRPr="008868E7">
        <w:rPr>
          <w:rStyle w:val="normaltextrun"/>
        </w:rPr>
        <w:t>Pros</w:t>
      </w:r>
      <w:bookmarkEnd w:id="73"/>
    </w:p>
    <w:p w14:paraId="068DD82C" w14:textId="0ED01CA5" w:rsidR="00296C7D" w:rsidRPr="008868E7" w:rsidRDefault="005E690D" w:rsidP="008868E7">
      <w:pPr>
        <w:divId w:val="1712261065"/>
        <w:rPr>
          <w:rFonts w:ascii="Segoe UI" w:hAnsi="Segoe UI" w:cs="Segoe UI"/>
          <w:sz w:val="18"/>
          <w:szCs w:val="18"/>
        </w:rPr>
      </w:pPr>
      <w:r>
        <w:rPr>
          <w:rStyle w:val="normaltextrun"/>
          <w:rFonts w:ascii="Calibri" w:hAnsi="Calibri" w:cs="Calibri"/>
          <w:sz w:val="22"/>
          <w:szCs w:val="22"/>
        </w:rPr>
        <w:t>Transfer learning has several benefits, but the main advantages are saving training time, better performance of neural networks (in most cases), and not needing a lot of data. Additionally, training time is reduced because it can sometimes take days or even weeks to train a deep neural network from scratch on a complex task.</w:t>
      </w:r>
      <w:r>
        <w:rPr>
          <w:rStyle w:val="eop"/>
          <w:rFonts w:ascii="Calibri" w:hAnsi="Calibri" w:cs="Calibri"/>
          <w:sz w:val="22"/>
          <w:szCs w:val="22"/>
        </w:rPr>
        <w:t> </w:t>
      </w:r>
    </w:p>
    <w:p w14:paraId="5DB40CE7" w14:textId="32EB439E" w:rsidR="000869AB" w:rsidRDefault="000869AB" w:rsidP="00600F70">
      <w:pPr>
        <w:pStyle w:val="ListParagraph"/>
        <w:numPr>
          <w:ilvl w:val="0"/>
          <w:numId w:val="20"/>
        </w:numPr>
      </w:pPr>
      <w:r>
        <w:t>Hyper-parameters for Image Augmentation and CNNs (common)</w:t>
      </w:r>
    </w:p>
    <w:p w14:paraId="1C9A51B4" w14:textId="5680C4E9" w:rsidR="000869AB" w:rsidRDefault="000869AB" w:rsidP="003665C0">
      <w:pPr>
        <w:pStyle w:val="ListParagraph"/>
        <w:numPr>
          <w:ilvl w:val="1"/>
          <w:numId w:val="18"/>
        </w:numPr>
      </w:pPr>
      <w:r>
        <w:t>CNN to Binary Output</w:t>
      </w:r>
    </w:p>
    <w:p w14:paraId="024D539B" w14:textId="65EE3C08" w:rsidR="005B3A07" w:rsidRPr="008868E7" w:rsidRDefault="000869AB" w:rsidP="008868E7">
      <w:pPr>
        <w:pStyle w:val="Heading4"/>
        <w:rPr>
          <w:rStyle w:val="IntenseReference"/>
          <w:b w:val="0"/>
          <w:bCs w:val="0"/>
          <w:i w:val="0"/>
          <w:iCs w:val="0"/>
          <w:caps/>
          <w:color w:val="2F5496" w:themeColor="accent1" w:themeShade="BF"/>
        </w:rPr>
      </w:pPr>
      <w:bookmarkStart w:id="74" w:name="_Toc68564418"/>
      <w:r w:rsidRPr="008868E7">
        <w:rPr>
          <w:rStyle w:val="IntenseReference"/>
          <w:b w:val="0"/>
          <w:bCs w:val="0"/>
          <w:i w:val="0"/>
          <w:iCs w:val="0"/>
          <w:caps/>
          <w:color w:val="2F5496" w:themeColor="accent1" w:themeShade="BF"/>
        </w:rPr>
        <w:t>Adam</w:t>
      </w:r>
      <w:bookmarkEnd w:id="74"/>
    </w:p>
    <w:p w14:paraId="641EC8D0" w14:textId="29E65233" w:rsidR="008868E7" w:rsidRPr="008868E7" w:rsidRDefault="003F77FE" w:rsidP="008868E7">
      <w:pPr>
        <w:pStyle w:val="Heading5"/>
        <w:divId w:val="660349665"/>
      </w:pPr>
      <w:bookmarkStart w:id="75" w:name="_Toc68564419"/>
      <w:r w:rsidRPr="008868E7">
        <w:rPr>
          <w:rStyle w:val="normaltextrun"/>
        </w:rPr>
        <w:t>P</w:t>
      </w:r>
      <w:r w:rsidR="00B14FA3">
        <w:rPr>
          <w:rStyle w:val="normaltextrun"/>
        </w:rPr>
        <w:t>ros</w:t>
      </w:r>
      <w:bookmarkEnd w:id="75"/>
    </w:p>
    <w:p w14:paraId="712C84AE" w14:textId="77777777" w:rsidR="00BE3BB6" w:rsidRPr="00351A0E" w:rsidRDefault="00BE3BB6" w:rsidP="008868E7">
      <w:pPr>
        <w:pStyle w:val="ListParagraph"/>
        <w:numPr>
          <w:ilvl w:val="0"/>
          <w:numId w:val="18"/>
        </w:numPr>
        <w:divId w:val="228542850"/>
      </w:pPr>
      <w:r w:rsidRPr="008868E7">
        <w:rPr>
          <w:rStyle w:val="normaltextrun"/>
          <w:rFonts w:ascii="Calibri" w:hAnsi="Calibri" w:cs="Calibri"/>
          <w:sz w:val="22"/>
          <w:szCs w:val="22"/>
        </w:rPr>
        <w:t>Easy to implement. </w:t>
      </w:r>
      <w:r w:rsidRPr="008868E7">
        <w:rPr>
          <w:rStyle w:val="eop"/>
          <w:rFonts w:ascii="Calibri" w:hAnsi="Calibri" w:cs="Calibri"/>
          <w:sz w:val="22"/>
          <w:szCs w:val="22"/>
        </w:rPr>
        <w:t> </w:t>
      </w:r>
    </w:p>
    <w:p w14:paraId="53EB0324" w14:textId="77777777" w:rsidR="00BE3BB6" w:rsidRPr="00351A0E" w:rsidRDefault="00BE3BB6" w:rsidP="008868E7">
      <w:pPr>
        <w:pStyle w:val="ListParagraph"/>
        <w:numPr>
          <w:ilvl w:val="0"/>
          <w:numId w:val="18"/>
        </w:numPr>
        <w:divId w:val="228542850"/>
      </w:pPr>
      <w:r w:rsidRPr="008868E7">
        <w:rPr>
          <w:rStyle w:val="normaltextrun"/>
          <w:rFonts w:ascii="Calibri" w:hAnsi="Calibri" w:cs="Calibri"/>
          <w:sz w:val="22"/>
          <w:szCs w:val="22"/>
        </w:rPr>
        <w:t>Quite computationally efficient. </w:t>
      </w:r>
      <w:r w:rsidRPr="008868E7">
        <w:rPr>
          <w:rStyle w:val="eop"/>
          <w:rFonts w:ascii="Calibri" w:hAnsi="Calibri" w:cs="Calibri"/>
          <w:sz w:val="22"/>
          <w:szCs w:val="22"/>
        </w:rPr>
        <w:t> </w:t>
      </w:r>
    </w:p>
    <w:p w14:paraId="79E466B3" w14:textId="77777777" w:rsidR="00BE3BB6" w:rsidRPr="00351A0E" w:rsidRDefault="00BE3BB6" w:rsidP="008868E7">
      <w:pPr>
        <w:pStyle w:val="ListParagraph"/>
        <w:numPr>
          <w:ilvl w:val="0"/>
          <w:numId w:val="18"/>
        </w:numPr>
        <w:divId w:val="228542850"/>
      </w:pPr>
      <w:r w:rsidRPr="008868E7">
        <w:rPr>
          <w:rStyle w:val="normaltextrun"/>
          <w:rFonts w:ascii="Calibri" w:hAnsi="Calibri" w:cs="Calibri"/>
          <w:sz w:val="22"/>
          <w:szCs w:val="22"/>
        </w:rPr>
        <w:t>Requires little memory space. </w:t>
      </w:r>
      <w:r w:rsidRPr="008868E7">
        <w:rPr>
          <w:rStyle w:val="eop"/>
          <w:rFonts w:ascii="Calibri" w:hAnsi="Calibri" w:cs="Calibri"/>
          <w:sz w:val="22"/>
          <w:szCs w:val="22"/>
        </w:rPr>
        <w:t> </w:t>
      </w:r>
    </w:p>
    <w:p w14:paraId="4A44CD13" w14:textId="77777777" w:rsidR="00BE3BB6" w:rsidRPr="00351A0E" w:rsidRDefault="00BE3BB6" w:rsidP="008868E7">
      <w:pPr>
        <w:pStyle w:val="ListParagraph"/>
        <w:numPr>
          <w:ilvl w:val="0"/>
          <w:numId w:val="18"/>
        </w:numPr>
        <w:divId w:val="1567569288"/>
      </w:pPr>
      <w:r w:rsidRPr="008868E7">
        <w:rPr>
          <w:rStyle w:val="normaltextrun"/>
          <w:rFonts w:ascii="Calibri" w:hAnsi="Calibri" w:cs="Calibri"/>
          <w:sz w:val="22"/>
          <w:szCs w:val="22"/>
        </w:rPr>
        <w:lastRenderedPageBreak/>
        <w:t>Good for non-stationary objectives. </w:t>
      </w:r>
      <w:r w:rsidRPr="008868E7">
        <w:rPr>
          <w:rStyle w:val="eop"/>
          <w:rFonts w:ascii="Calibri" w:hAnsi="Calibri" w:cs="Calibri"/>
          <w:sz w:val="22"/>
          <w:szCs w:val="22"/>
        </w:rPr>
        <w:t> </w:t>
      </w:r>
    </w:p>
    <w:p w14:paraId="4C7C290B" w14:textId="77777777" w:rsidR="00BE3BB6" w:rsidRPr="00351A0E" w:rsidRDefault="00BE3BB6" w:rsidP="008868E7">
      <w:pPr>
        <w:pStyle w:val="ListParagraph"/>
        <w:numPr>
          <w:ilvl w:val="0"/>
          <w:numId w:val="18"/>
        </w:numPr>
        <w:divId w:val="1567569288"/>
      </w:pPr>
      <w:r w:rsidRPr="008868E7">
        <w:rPr>
          <w:rStyle w:val="normaltextrun"/>
          <w:rFonts w:ascii="Calibri" w:hAnsi="Calibri" w:cs="Calibri"/>
          <w:sz w:val="22"/>
          <w:szCs w:val="22"/>
        </w:rPr>
        <w:t>Works well on problems with noisy or sparse gradients. </w:t>
      </w:r>
      <w:r w:rsidRPr="008868E7">
        <w:rPr>
          <w:rStyle w:val="eop"/>
          <w:rFonts w:ascii="Calibri" w:hAnsi="Calibri" w:cs="Calibri"/>
          <w:sz w:val="22"/>
          <w:szCs w:val="22"/>
        </w:rPr>
        <w:t> </w:t>
      </w:r>
    </w:p>
    <w:p w14:paraId="523F6E5A" w14:textId="79DCF4FD" w:rsidR="00BE3BB6" w:rsidRPr="008868E7" w:rsidRDefault="00BE3BB6" w:rsidP="008868E7">
      <w:pPr>
        <w:pStyle w:val="ListParagraph"/>
        <w:numPr>
          <w:ilvl w:val="0"/>
          <w:numId w:val="18"/>
        </w:numPr>
        <w:divId w:val="1567569288"/>
        <w:rPr>
          <w:rStyle w:val="normaltextrun"/>
        </w:rPr>
      </w:pPr>
      <w:r w:rsidRPr="008868E7">
        <w:rPr>
          <w:rStyle w:val="normaltextrun"/>
          <w:rFonts w:ascii="Calibri" w:hAnsi="Calibri" w:cs="Calibri"/>
          <w:sz w:val="22"/>
          <w:szCs w:val="22"/>
        </w:rPr>
        <w:t>Works well with large data sets and large parameters.</w:t>
      </w:r>
    </w:p>
    <w:p w14:paraId="2CAF9502" w14:textId="07D20DFE" w:rsidR="008868E7" w:rsidRDefault="008868E7" w:rsidP="008868E7">
      <w:pPr>
        <w:pStyle w:val="Heading5"/>
        <w:divId w:val="1567569288"/>
      </w:pPr>
      <w:bookmarkStart w:id="76" w:name="_Toc68564420"/>
      <w:r>
        <w:t>Cons</w:t>
      </w:r>
      <w:bookmarkEnd w:id="76"/>
    </w:p>
    <w:p w14:paraId="667946FD" w14:textId="068C2267" w:rsidR="00BE3BB6" w:rsidRDefault="00BE3BB6" w:rsidP="008868E7">
      <w:pPr>
        <w:divId w:val="666175336"/>
        <w:rPr>
          <w:rStyle w:val="normaltextrun"/>
          <w:rFonts w:ascii="Calibri" w:hAnsi="Calibri" w:cs="Calibri"/>
          <w:sz w:val="22"/>
          <w:szCs w:val="22"/>
        </w:rPr>
      </w:pPr>
      <w:r w:rsidRPr="00351A0E">
        <w:rPr>
          <w:rStyle w:val="normaltextrun"/>
          <w:rFonts w:ascii="Calibri" w:hAnsi="Calibri" w:cs="Calibri"/>
          <w:sz w:val="22"/>
          <w:szCs w:val="22"/>
        </w:rPr>
        <w:t>There are few disadvantages as the Adam optimizer tends to converge faster, but other algorithms like the Stochastic gradient descent focus on the datapoints and generalize in a better manner. Thus, the performance depends on the type of data being provided and the speed/generalization trade-off. </w:t>
      </w:r>
    </w:p>
    <w:p w14:paraId="30FF9BC4" w14:textId="77777777" w:rsidR="00723D63" w:rsidRPr="008868E7" w:rsidRDefault="00723D63" w:rsidP="008868E7">
      <w:pPr>
        <w:pStyle w:val="Heading5"/>
        <w:divId w:val="940527282"/>
      </w:pPr>
      <w:bookmarkStart w:id="77" w:name="_Toc68564421"/>
      <w:r w:rsidRPr="008868E7">
        <w:rPr>
          <w:rStyle w:val="normaltextrun"/>
        </w:rPr>
        <w:t>Properties of Adam</w:t>
      </w:r>
      <w:bookmarkEnd w:id="77"/>
      <w:r w:rsidRPr="008868E7">
        <w:rPr>
          <w:rStyle w:val="eop"/>
        </w:rPr>
        <w:t> </w:t>
      </w:r>
    </w:p>
    <w:p w14:paraId="59078C9D" w14:textId="3B45C788" w:rsidR="00723D63" w:rsidRDefault="00723D63" w:rsidP="008868E7">
      <w:pPr>
        <w:divId w:val="466709131"/>
        <w:rPr>
          <w:rFonts w:ascii="Segoe UI" w:hAnsi="Segoe UI" w:cs="Segoe UI"/>
          <w:sz w:val="18"/>
          <w:szCs w:val="18"/>
        </w:rPr>
      </w:pPr>
      <w:r>
        <w:rPr>
          <w:rStyle w:val="normaltextrun"/>
          <w:rFonts w:ascii="Calibri" w:hAnsi="Calibri" w:cs="Calibri"/>
          <w:sz w:val="22"/>
          <w:szCs w:val="22"/>
        </w:rPr>
        <w:t>Here I list some of the properties of Adam, for proof that these are true refer to the paper</w:t>
      </w:r>
      <w:r w:rsidR="008868E7">
        <w:rPr>
          <w:rStyle w:val="normaltextrun"/>
          <w:rFonts w:ascii="Calibri" w:hAnsi="Calibri" w:cs="Calibri"/>
          <w:sz w:val="22"/>
          <w:szCs w:val="22"/>
        </w:rPr>
        <w:t>:</w:t>
      </w:r>
    </w:p>
    <w:p w14:paraId="11AA37C8" w14:textId="04239FB9" w:rsidR="00723D63" w:rsidRDefault="00723D63" w:rsidP="00600F70">
      <w:pPr>
        <w:pStyle w:val="ListParagraph"/>
        <w:numPr>
          <w:ilvl w:val="0"/>
          <w:numId w:val="24"/>
        </w:numPr>
        <w:divId w:val="1833911070"/>
      </w:pPr>
      <w:r w:rsidRPr="008868E7">
        <w:rPr>
          <w:rStyle w:val="normaltextrun"/>
          <w:rFonts w:ascii="Calibri" w:hAnsi="Calibri" w:cs="Calibri"/>
          <w:sz w:val="22"/>
          <w:szCs w:val="22"/>
        </w:rPr>
        <w:t>Actual step size taken by the Adam in each iteration is approximately bounded the step size hyper-parameter. This property </w:t>
      </w:r>
      <w:r w:rsidR="00420C47" w:rsidRPr="008868E7">
        <w:rPr>
          <w:rStyle w:val="normaltextrun"/>
          <w:rFonts w:ascii="Calibri" w:hAnsi="Calibri" w:cs="Calibri"/>
          <w:sz w:val="22"/>
          <w:szCs w:val="22"/>
        </w:rPr>
        <w:t>adds</w:t>
      </w:r>
      <w:r w:rsidRPr="008868E7">
        <w:rPr>
          <w:rStyle w:val="normaltextrun"/>
          <w:rFonts w:ascii="Calibri" w:hAnsi="Calibri" w:cs="Calibri"/>
          <w:sz w:val="22"/>
          <w:szCs w:val="22"/>
        </w:rPr>
        <w:t> intuitive understanding to previous unintuitive learning rate hyper-parameter.</w:t>
      </w:r>
      <w:r w:rsidRPr="008868E7">
        <w:rPr>
          <w:rStyle w:val="eop"/>
          <w:rFonts w:ascii="Calibri" w:hAnsi="Calibri" w:cs="Calibri"/>
          <w:sz w:val="22"/>
          <w:szCs w:val="22"/>
        </w:rPr>
        <w:t> </w:t>
      </w:r>
    </w:p>
    <w:p w14:paraId="4A2AB7D7" w14:textId="77777777" w:rsidR="00723D63" w:rsidRDefault="00723D63" w:rsidP="00600F70">
      <w:pPr>
        <w:pStyle w:val="ListParagraph"/>
        <w:numPr>
          <w:ilvl w:val="0"/>
          <w:numId w:val="24"/>
        </w:numPr>
        <w:divId w:val="835263431"/>
      </w:pPr>
      <w:r w:rsidRPr="008868E7">
        <w:rPr>
          <w:rStyle w:val="normaltextrun"/>
          <w:rFonts w:ascii="Calibri" w:hAnsi="Calibri" w:cs="Calibri"/>
          <w:sz w:val="22"/>
          <w:szCs w:val="22"/>
        </w:rPr>
        <w:t>Step size of Adam update rule is invariant to the magnitude of the gradient, which helps a lot when going through areas with tiny gradients (such as saddle points or ravines). In these areas SGD struggles to quickly navigate through them.</w:t>
      </w:r>
      <w:r w:rsidRPr="008868E7">
        <w:rPr>
          <w:rStyle w:val="eop"/>
          <w:rFonts w:ascii="Calibri" w:hAnsi="Calibri" w:cs="Calibri"/>
          <w:sz w:val="22"/>
          <w:szCs w:val="22"/>
        </w:rPr>
        <w:t> </w:t>
      </w:r>
    </w:p>
    <w:p w14:paraId="7A6A1E2F" w14:textId="20D2E090" w:rsidR="00723D63" w:rsidRPr="008868E7" w:rsidRDefault="00723D63" w:rsidP="00600F70">
      <w:pPr>
        <w:pStyle w:val="ListParagraph"/>
        <w:numPr>
          <w:ilvl w:val="0"/>
          <w:numId w:val="24"/>
        </w:numPr>
        <w:divId w:val="962660392"/>
      </w:pPr>
      <w:r w:rsidRPr="008868E7">
        <w:rPr>
          <w:rStyle w:val="normaltextrun"/>
          <w:rFonts w:ascii="Calibri" w:hAnsi="Calibri" w:cs="Calibri"/>
          <w:sz w:val="22"/>
          <w:szCs w:val="22"/>
        </w:rPr>
        <w:t>Adam was designed to combine the advantages of </w:t>
      </w:r>
      <w:proofErr w:type="spellStart"/>
      <w:r w:rsidRPr="008868E7">
        <w:rPr>
          <w:rStyle w:val="normaltextrun"/>
          <w:rFonts w:ascii="Calibri" w:hAnsi="Calibri" w:cs="Calibri"/>
          <w:sz w:val="22"/>
          <w:szCs w:val="22"/>
        </w:rPr>
        <w:t>Adagrad</w:t>
      </w:r>
      <w:proofErr w:type="spellEnd"/>
      <w:r w:rsidRPr="008868E7">
        <w:rPr>
          <w:rStyle w:val="normaltextrun"/>
          <w:rFonts w:ascii="Calibri" w:hAnsi="Calibri" w:cs="Calibri"/>
          <w:sz w:val="22"/>
          <w:szCs w:val="22"/>
        </w:rPr>
        <w:t>, which works well with sparse gradients, and RMSprop, which works well in on-line settings. Having both of these enables us to use Adam for broader range of tasks. Adam can also be looked at as the combination of RMSprop and SGD with momentum.</w:t>
      </w:r>
      <w:r w:rsidRPr="008868E7">
        <w:rPr>
          <w:rStyle w:val="eop"/>
          <w:rFonts w:ascii="Calibri" w:hAnsi="Calibri" w:cs="Calibri"/>
          <w:sz w:val="22"/>
          <w:szCs w:val="22"/>
        </w:rPr>
        <w:t> </w:t>
      </w:r>
    </w:p>
    <w:p w14:paraId="5414EC7B" w14:textId="77777777" w:rsidR="00723D63" w:rsidRPr="008868E7" w:rsidRDefault="00723D63" w:rsidP="008868E7">
      <w:pPr>
        <w:pStyle w:val="Heading5"/>
        <w:divId w:val="1684670704"/>
      </w:pPr>
      <w:bookmarkStart w:id="78" w:name="_Toc68564422"/>
      <w:r w:rsidRPr="008868E7">
        <w:rPr>
          <w:rStyle w:val="normaltextrun"/>
        </w:rPr>
        <w:t>Problems with Adam</w:t>
      </w:r>
      <w:bookmarkEnd w:id="78"/>
      <w:r w:rsidRPr="008868E7">
        <w:rPr>
          <w:rStyle w:val="eop"/>
        </w:rPr>
        <w:t> </w:t>
      </w:r>
    </w:p>
    <w:p w14:paraId="7F81EA93" w14:textId="54FDA7B6" w:rsidR="005B3A07" w:rsidRPr="008868E7" w:rsidRDefault="00723D63" w:rsidP="008868E7">
      <w:pPr>
        <w:divId w:val="1751653493"/>
        <w:rPr>
          <w:rFonts w:ascii="Segoe UI" w:hAnsi="Segoe UI" w:cs="Segoe UI"/>
          <w:sz w:val="18"/>
          <w:szCs w:val="18"/>
        </w:rPr>
      </w:pPr>
      <w:r>
        <w:rPr>
          <w:rStyle w:val="normaltextrun"/>
          <w:rFonts w:ascii="Calibri" w:hAnsi="Calibri" w:cs="Calibri"/>
          <w:sz w:val="22"/>
          <w:szCs w:val="22"/>
        </w:rPr>
        <w:t>When Adam was first introduced, people got very excited about its power. Paper contained some very optimistic charts, showing huge performance gains in terms of speed of training</w:t>
      </w:r>
    </w:p>
    <w:p w14:paraId="75FAE79C" w14:textId="5C7DA7E4" w:rsidR="000869AB" w:rsidRPr="008868E7" w:rsidRDefault="000869AB" w:rsidP="008868E7">
      <w:pPr>
        <w:pStyle w:val="Heading4"/>
      </w:pPr>
      <w:bookmarkStart w:id="79" w:name="_Toc68564423"/>
      <w:r w:rsidRPr="008868E7">
        <w:t>RMSprop</w:t>
      </w:r>
      <w:bookmarkEnd w:id="79"/>
    </w:p>
    <w:p w14:paraId="503C2001" w14:textId="598BB93E" w:rsidR="00B507FE" w:rsidRDefault="00B507FE" w:rsidP="008868E7">
      <w:pPr>
        <w:divId w:val="1647852405"/>
        <w:rPr>
          <w:rFonts w:ascii="Segoe UI" w:hAnsi="Segoe UI" w:cs="Segoe UI"/>
          <w:sz w:val="18"/>
          <w:szCs w:val="18"/>
        </w:rPr>
      </w:pPr>
      <w:r>
        <w:rPr>
          <w:rStyle w:val="normaltextrun"/>
          <w:rFonts w:ascii="Calibri" w:hAnsi="Calibri" w:cs="Calibri"/>
          <w:sz w:val="22"/>
          <w:szCs w:val="22"/>
        </w:rPr>
        <w:t>The </w:t>
      </w:r>
      <w:proofErr w:type="spellStart"/>
      <w:r>
        <w:rPr>
          <w:rStyle w:val="normaltextrun"/>
          <w:rFonts w:ascii="Calibri" w:hAnsi="Calibri" w:cs="Calibri"/>
          <w:sz w:val="22"/>
          <w:szCs w:val="22"/>
        </w:rPr>
        <w:t>RMSProp</w:t>
      </w:r>
      <w:proofErr w:type="spellEnd"/>
      <w:r>
        <w:rPr>
          <w:rStyle w:val="normaltextrun"/>
          <w:rFonts w:ascii="Calibri" w:hAnsi="Calibri" w:cs="Calibri"/>
          <w:sz w:val="22"/>
          <w:szCs w:val="22"/>
        </w:rPr>
        <w:t> algorithm full form is called </w:t>
      </w:r>
      <w:r>
        <w:rPr>
          <w:rStyle w:val="normaltextrun"/>
          <w:rFonts w:ascii="Calibri" w:hAnsi="Calibri" w:cs="Calibri"/>
          <w:b/>
          <w:bCs/>
          <w:sz w:val="22"/>
          <w:szCs w:val="22"/>
        </w:rPr>
        <w:t>Root Mean Square Prop</w:t>
      </w:r>
      <w:r>
        <w:rPr>
          <w:rStyle w:val="normaltextrun"/>
          <w:rFonts w:ascii="Calibri" w:hAnsi="Calibri" w:cs="Calibri"/>
          <w:sz w:val="22"/>
          <w:szCs w:val="22"/>
        </w:rPr>
        <w:t>, which is an adaptive learning rate optimization algorithm proposed by Geoff Hinton.</w:t>
      </w:r>
      <w:r>
        <w:rPr>
          <w:rStyle w:val="eop"/>
          <w:rFonts w:ascii="Calibri" w:hAnsi="Calibri" w:cs="Calibri"/>
          <w:sz w:val="22"/>
          <w:szCs w:val="22"/>
        </w:rPr>
        <w:t> </w:t>
      </w:r>
    </w:p>
    <w:p w14:paraId="1ED9859E" w14:textId="7E8DD290" w:rsidR="00B507FE" w:rsidRDefault="00B507FE" w:rsidP="00460585">
      <w:pPr>
        <w:divId w:val="2010209004"/>
        <w:rPr>
          <w:rFonts w:ascii="Segoe UI" w:hAnsi="Segoe UI" w:cs="Segoe UI"/>
          <w:sz w:val="18"/>
          <w:szCs w:val="18"/>
        </w:rPr>
      </w:pPr>
      <w:r>
        <w:rPr>
          <w:rStyle w:val="normaltextrun"/>
          <w:rFonts w:ascii="Calibri" w:hAnsi="Calibri" w:cs="Calibri"/>
          <w:sz w:val="22"/>
          <w:szCs w:val="22"/>
        </w:rPr>
        <w:t>​</w:t>
      </w:r>
      <w:proofErr w:type="spellStart"/>
      <w:r>
        <w:rPr>
          <w:rStyle w:val="normaltextrun"/>
          <w:rFonts w:ascii="Calibri" w:hAnsi="Calibri" w:cs="Calibri"/>
          <w:sz w:val="22"/>
          <w:szCs w:val="22"/>
        </w:rPr>
        <w:t>R</w:t>
      </w:r>
      <w:r w:rsidR="00420C47">
        <w:rPr>
          <w:rStyle w:val="normaltextrun"/>
          <w:rFonts w:ascii="Calibri" w:hAnsi="Calibri" w:cs="Calibri"/>
          <w:sz w:val="22"/>
          <w:szCs w:val="22"/>
        </w:rPr>
        <w:t>MS</w:t>
      </w:r>
      <w:r>
        <w:rPr>
          <w:rStyle w:val="normaltextrun"/>
          <w:rFonts w:ascii="Calibri" w:hAnsi="Calibri" w:cs="Calibri"/>
          <w:sz w:val="22"/>
          <w:szCs w:val="22"/>
        </w:rPr>
        <w:t>Prop</w:t>
      </w:r>
      <w:proofErr w:type="spellEnd"/>
      <w:r>
        <w:rPr>
          <w:rStyle w:val="normaltextrun"/>
          <w:rFonts w:ascii="Calibri" w:hAnsi="Calibri" w:cs="Calibri"/>
          <w:sz w:val="22"/>
          <w:szCs w:val="22"/>
        </w:rPr>
        <w:t> has several advantages; for one, it is a very robust optimizer which has pseudo curvature information. Additionally, it can deal with stochastic objectives very nicely, making it applicable to mini batch </w:t>
      </w:r>
      <w:r>
        <w:rPr>
          <w:rStyle w:val="normaltextrun"/>
          <w:rFonts w:ascii="Calibri" w:hAnsi="Calibri" w:cs="Calibri"/>
          <w:b/>
          <w:bCs/>
          <w:sz w:val="22"/>
          <w:szCs w:val="22"/>
        </w:rPr>
        <w:t>learning</w:t>
      </w:r>
      <w:r>
        <w:rPr>
          <w:rStyle w:val="normaltextrun"/>
          <w:rFonts w:ascii="Calibri" w:hAnsi="Calibri" w:cs="Calibri"/>
          <w:sz w:val="22"/>
          <w:szCs w:val="22"/>
        </w:rPr>
        <w:t>. Works with </w:t>
      </w:r>
      <w:proofErr w:type="spellStart"/>
      <w:r>
        <w:rPr>
          <w:rStyle w:val="normaltextrun"/>
          <w:rFonts w:ascii="Calibri" w:hAnsi="Calibri" w:cs="Calibri"/>
          <w:sz w:val="22"/>
          <w:szCs w:val="22"/>
        </w:rPr>
        <w:t>gnumpy</w:t>
      </w:r>
      <w:proofErr w:type="spellEnd"/>
      <w:r>
        <w:rPr>
          <w:rStyle w:val="normaltextrun"/>
          <w:rFonts w:ascii="Calibri" w:hAnsi="Calibri" w:cs="Calibri"/>
          <w:sz w:val="22"/>
          <w:szCs w:val="22"/>
        </w:rPr>
        <w:t>. (float or </w:t>
      </w:r>
      <w:proofErr w:type="spellStart"/>
      <w:r>
        <w:rPr>
          <w:rStyle w:val="normaltextrun"/>
          <w:rFonts w:ascii="Calibri" w:hAnsi="Calibri" w:cs="Calibri"/>
          <w:sz w:val="22"/>
          <w:szCs w:val="22"/>
        </w:rPr>
        <w:t>array_like</w:t>
      </w:r>
      <w:proofErr w:type="spellEnd"/>
      <w:r>
        <w:rPr>
          <w:rStyle w:val="normaltextrun"/>
          <w:rFonts w:ascii="Calibri" w:hAnsi="Calibri" w:cs="Calibri"/>
          <w:sz w:val="22"/>
          <w:szCs w:val="22"/>
        </w:rPr>
        <w:t>) Step rate of the optimizer.</w:t>
      </w:r>
    </w:p>
    <w:p w14:paraId="0E81823B" w14:textId="77777777" w:rsidR="00460585" w:rsidRDefault="00B507FE" w:rsidP="00460585">
      <w:pPr>
        <w:keepNext/>
        <w:jc w:val="center"/>
        <w:divId w:val="1105922225"/>
      </w:pPr>
      <w:r>
        <w:rPr>
          <w:noProof/>
        </w:rPr>
        <w:drawing>
          <wp:inline distT="0" distB="0" distL="0" distR="0" wp14:anchorId="666B4261" wp14:editId="21463BE6">
            <wp:extent cx="3259015" cy="1078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9901" cy="1078523"/>
                    </a:xfrm>
                    <a:prstGeom prst="rect">
                      <a:avLst/>
                    </a:prstGeom>
                    <a:noFill/>
                    <a:ln>
                      <a:noFill/>
                    </a:ln>
                  </pic:spPr>
                </pic:pic>
              </a:graphicData>
            </a:graphic>
          </wp:inline>
        </w:drawing>
      </w:r>
    </w:p>
    <w:p w14:paraId="0D769A0E" w14:textId="38ED63A5" w:rsidR="008868E7" w:rsidRDefault="00460585" w:rsidP="00460585">
      <w:pPr>
        <w:pStyle w:val="Caption"/>
        <w:jc w:val="center"/>
        <w:divId w:val="1105922225"/>
        <w:rPr>
          <w:rFonts w:ascii="Segoe UI" w:hAnsi="Segoe UI" w:cs="Segoe UI"/>
          <w:sz w:val="18"/>
          <w:szCs w:val="18"/>
        </w:rPr>
      </w:pPr>
      <w:r>
        <w:t xml:space="preserve">Figure </w:t>
      </w:r>
      <w:r w:rsidR="00C81227">
        <w:fldChar w:fldCharType="begin"/>
      </w:r>
      <w:r w:rsidR="00C81227">
        <w:instrText xml:space="preserve"> SEQ Figure \* ARABIC </w:instrText>
      </w:r>
      <w:r w:rsidR="00C81227">
        <w:fldChar w:fldCharType="separate"/>
      </w:r>
      <w:r>
        <w:rPr>
          <w:noProof/>
        </w:rPr>
        <w:t>5</w:t>
      </w:r>
      <w:r w:rsidR="00C81227">
        <w:rPr>
          <w:noProof/>
        </w:rPr>
        <w:fldChar w:fldCharType="end"/>
      </w:r>
      <w:r>
        <w:t xml:space="preserve">: </w:t>
      </w:r>
      <w:proofErr w:type="spellStart"/>
      <w:r>
        <w:t>RMSProp</w:t>
      </w:r>
      <w:proofErr w:type="spellEnd"/>
      <w:r>
        <w:t xml:space="preserve"> Formulae</w:t>
      </w:r>
    </w:p>
    <w:p w14:paraId="2CEB65D6" w14:textId="77777777" w:rsidR="008868E7" w:rsidRDefault="008868E7" w:rsidP="008868E7">
      <w:pPr>
        <w:jc w:val="center"/>
        <w:divId w:val="1105922225"/>
        <w:rPr>
          <w:rFonts w:ascii="Segoe UI" w:hAnsi="Segoe UI" w:cs="Segoe UI"/>
          <w:sz w:val="18"/>
          <w:szCs w:val="18"/>
        </w:rPr>
      </w:pPr>
    </w:p>
    <w:p w14:paraId="6E670D90" w14:textId="77777777" w:rsidR="00460585" w:rsidRDefault="00B507FE" w:rsidP="00460585">
      <w:pPr>
        <w:keepNext/>
        <w:jc w:val="center"/>
        <w:divId w:val="1105922225"/>
      </w:pPr>
      <w:r>
        <w:rPr>
          <w:noProof/>
        </w:rPr>
        <w:lastRenderedPageBreak/>
        <w:drawing>
          <wp:inline distT="0" distB="0" distL="0" distR="0" wp14:anchorId="16AAF79A" wp14:editId="125B2459">
            <wp:extent cx="2938584" cy="11275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0817" cy="1128409"/>
                    </a:xfrm>
                    <a:prstGeom prst="rect">
                      <a:avLst/>
                    </a:prstGeom>
                    <a:noFill/>
                    <a:ln>
                      <a:noFill/>
                    </a:ln>
                  </pic:spPr>
                </pic:pic>
              </a:graphicData>
            </a:graphic>
          </wp:inline>
        </w:drawing>
      </w:r>
    </w:p>
    <w:p w14:paraId="5B9EC086" w14:textId="1DB0178E" w:rsidR="00163B08" w:rsidRPr="001E646B" w:rsidRDefault="00460585" w:rsidP="00460585">
      <w:pPr>
        <w:pStyle w:val="Caption"/>
        <w:jc w:val="center"/>
        <w:divId w:val="1105922225"/>
        <w:rPr>
          <w:rFonts w:ascii="Segoe UI" w:hAnsi="Segoe UI" w:cs="Segoe UI"/>
          <w:sz w:val="18"/>
          <w:szCs w:val="18"/>
        </w:rPr>
      </w:pPr>
      <w:r>
        <w:t xml:space="preserve">Figure </w:t>
      </w:r>
      <w:r w:rsidR="00C81227">
        <w:fldChar w:fldCharType="begin"/>
      </w:r>
      <w:r w:rsidR="00C81227">
        <w:instrText xml:space="preserve"> SEQ Figure \* ARABIC </w:instrText>
      </w:r>
      <w:r w:rsidR="00C81227">
        <w:fldChar w:fldCharType="separate"/>
      </w:r>
      <w:r>
        <w:rPr>
          <w:noProof/>
        </w:rPr>
        <w:t>6</w:t>
      </w:r>
      <w:r w:rsidR="00C81227">
        <w:rPr>
          <w:noProof/>
        </w:rPr>
        <w:fldChar w:fldCharType="end"/>
      </w:r>
      <w:r>
        <w:t xml:space="preserve">: </w:t>
      </w:r>
      <w:proofErr w:type="spellStart"/>
      <w:r>
        <w:t>RMSProp</w:t>
      </w:r>
      <w:proofErr w:type="spellEnd"/>
      <w:r>
        <w:t xml:space="preserve"> Formulae</w:t>
      </w:r>
    </w:p>
    <w:p w14:paraId="1E959A6D" w14:textId="367FC07B" w:rsidR="00B87B14" w:rsidRPr="008868E7" w:rsidRDefault="000869AB" w:rsidP="008868E7">
      <w:pPr>
        <w:pStyle w:val="Heading4"/>
        <w:rPr>
          <w:rStyle w:val="IntenseReference"/>
          <w:b w:val="0"/>
          <w:bCs w:val="0"/>
          <w:i w:val="0"/>
          <w:iCs w:val="0"/>
          <w:caps/>
          <w:color w:val="2F5496" w:themeColor="accent1" w:themeShade="BF"/>
        </w:rPr>
      </w:pPr>
      <w:bookmarkStart w:id="80" w:name="_Toc68564424"/>
      <w:r w:rsidRPr="008868E7">
        <w:rPr>
          <w:rStyle w:val="IntenseReference"/>
          <w:b w:val="0"/>
          <w:bCs w:val="0"/>
          <w:i w:val="0"/>
          <w:iCs w:val="0"/>
          <w:caps/>
          <w:color w:val="2F5496" w:themeColor="accent1" w:themeShade="BF"/>
        </w:rPr>
        <w:t>DCNN</w:t>
      </w:r>
      <w:bookmarkEnd w:id="80"/>
    </w:p>
    <w:p w14:paraId="309CDD93" w14:textId="77777777" w:rsidR="00B87B14" w:rsidRDefault="00B87B14" w:rsidP="008868E7">
      <w:pPr>
        <w:divId w:val="546333291"/>
        <w:rPr>
          <w:rFonts w:ascii="Segoe UI" w:hAnsi="Segoe UI" w:cs="Segoe UI"/>
          <w:sz w:val="18"/>
          <w:szCs w:val="18"/>
        </w:rPr>
      </w:pPr>
      <w:r>
        <w:rPr>
          <w:rStyle w:val="normaltextrun"/>
          <w:rFonts w:ascii="Calibri" w:hAnsi="Calibri" w:cs="Calibri"/>
          <w:sz w:val="22"/>
          <w:szCs w:val="22"/>
        </w:rPr>
        <w:t>A </w:t>
      </w:r>
      <w:r>
        <w:rPr>
          <w:rStyle w:val="normaltextrun"/>
          <w:rFonts w:ascii="Calibri" w:hAnsi="Calibri" w:cs="Calibri"/>
          <w:b/>
          <w:bCs/>
          <w:sz w:val="22"/>
          <w:szCs w:val="22"/>
        </w:rPr>
        <w:t>deep convolutional neural network</w:t>
      </w:r>
      <w:r>
        <w:rPr>
          <w:rStyle w:val="normaltextrun"/>
          <w:rFonts w:ascii="Calibri" w:hAnsi="Calibri" w:cs="Calibri"/>
          <w:sz w:val="22"/>
          <w:szCs w:val="22"/>
        </w:rPr>
        <w:t> (</w:t>
      </w:r>
      <w:r>
        <w:rPr>
          <w:rStyle w:val="normaltextrun"/>
          <w:rFonts w:ascii="Calibri" w:hAnsi="Calibri" w:cs="Calibri"/>
          <w:b/>
          <w:bCs/>
          <w:sz w:val="22"/>
          <w:szCs w:val="22"/>
        </w:rPr>
        <w:t>DCNN</w:t>
      </w:r>
      <w:r>
        <w:rPr>
          <w:rStyle w:val="normaltextrun"/>
          <w:rFonts w:ascii="Calibri" w:hAnsi="Calibri" w:cs="Calibri"/>
          <w:sz w:val="22"/>
          <w:szCs w:val="22"/>
        </w:rPr>
        <w:t>) consists of many neural network layers. Two different types of layers, convolutional and pooling, are typically alternated. The depth of each filter increases from left to right in the network. The last stage is typically made of one or more fully connected layers:</w:t>
      </w:r>
      <w:r>
        <w:rPr>
          <w:rStyle w:val="eop"/>
          <w:rFonts w:ascii="Calibri" w:hAnsi="Calibri" w:cs="Calibri"/>
          <w:sz w:val="22"/>
          <w:szCs w:val="22"/>
        </w:rPr>
        <w:t> </w:t>
      </w:r>
    </w:p>
    <w:p w14:paraId="4B78E2B4" w14:textId="77777777" w:rsidR="00460585" w:rsidRDefault="00B87B14" w:rsidP="00460585">
      <w:pPr>
        <w:keepNext/>
        <w:jc w:val="center"/>
        <w:divId w:val="1248854023"/>
      </w:pPr>
      <w:r>
        <w:rPr>
          <w:noProof/>
        </w:rPr>
        <w:drawing>
          <wp:inline distT="0" distB="0" distL="0" distR="0" wp14:anchorId="41917D30" wp14:editId="00FAF46E">
            <wp:extent cx="6166339" cy="1897273"/>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6339" cy="1897273"/>
                    </a:xfrm>
                    <a:prstGeom prst="rect">
                      <a:avLst/>
                    </a:prstGeom>
                    <a:noFill/>
                    <a:ln>
                      <a:noFill/>
                    </a:ln>
                  </pic:spPr>
                </pic:pic>
              </a:graphicData>
            </a:graphic>
          </wp:inline>
        </w:drawing>
      </w:r>
    </w:p>
    <w:p w14:paraId="0CED187D" w14:textId="149CD1BC" w:rsidR="00B87B14" w:rsidRDefault="00460585" w:rsidP="00460585">
      <w:pPr>
        <w:pStyle w:val="Caption"/>
        <w:jc w:val="center"/>
        <w:divId w:val="1248854023"/>
        <w:rPr>
          <w:rFonts w:ascii="Segoe UI" w:hAnsi="Segoe UI" w:cs="Segoe UI"/>
          <w:sz w:val="18"/>
          <w:szCs w:val="18"/>
        </w:rPr>
      </w:pPr>
      <w:r>
        <w:t xml:space="preserve">Figure </w:t>
      </w:r>
      <w:r w:rsidR="00C81227">
        <w:fldChar w:fldCharType="begin"/>
      </w:r>
      <w:r w:rsidR="00C81227">
        <w:instrText xml:space="preserve"> SEQ Figure \* ARABIC </w:instrText>
      </w:r>
      <w:r w:rsidR="00C81227">
        <w:fldChar w:fldCharType="separate"/>
      </w:r>
      <w:r>
        <w:rPr>
          <w:noProof/>
        </w:rPr>
        <w:t>7</w:t>
      </w:r>
      <w:r w:rsidR="00C81227">
        <w:rPr>
          <w:noProof/>
        </w:rPr>
        <w:fldChar w:fldCharType="end"/>
      </w:r>
      <w:r>
        <w:t>: DCNN Architecture</w:t>
      </w:r>
    </w:p>
    <w:p w14:paraId="7ED11CD8" w14:textId="77777777" w:rsidR="00B87B14" w:rsidRDefault="00B87B14" w:rsidP="008868E7">
      <w:pPr>
        <w:divId w:val="600768941"/>
        <w:rPr>
          <w:rFonts w:ascii="Segoe UI" w:hAnsi="Segoe UI" w:cs="Segoe UI"/>
          <w:sz w:val="18"/>
          <w:szCs w:val="18"/>
        </w:rPr>
      </w:pPr>
      <w:r>
        <w:rPr>
          <w:rStyle w:val="normaltextrun"/>
          <w:rFonts w:ascii="Calibri" w:hAnsi="Calibri" w:cs="Calibri"/>
          <w:sz w:val="22"/>
          <w:szCs w:val="22"/>
        </w:rPr>
        <w:t>There are three key intuitions beyond </w:t>
      </w:r>
      <w:proofErr w:type="spellStart"/>
      <w:r>
        <w:rPr>
          <w:rStyle w:val="normaltextrun"/>
          <w:rFonts w:ascii="Calibri" w:hAnsi="Calibri" w:cs="Calibri"/>
          <w:sz w:val="22"/>
          <w:szCs w:val="22"/>
        </w:rPr>
        <w:t>ConvNets</w:t>
      </w:r>
      <w:proofErr w:type="spellEnd"/>
      <w:r>
        <w:rPr>
          <w:rStyle w:val="normaltextrun"/>
          <w:rFonts w:ascii="Calibri" w:hAnsi="Calibri" w:cs="Calibri"/>
          <w:sz w:val="22"/>
          <w:szCs w:val="22"/>
        </w:rPr>
        <w:t>:</w:t>
      </w:r>
      <w:r>
        <w:rPr>
          <w:rStyle w:val="eop"/>
          <w:rFonts w:ascii="Calibri" w:hAnsi="Calibri" w:cs="Calibri"/>
          <w:sz w:val="22"/>
          <w:szCs w:val="22"/>
        </w:rPr>
        <w:t> </w:t>
      </w:r>
    </w:p>
    <w:p w14:paraId="374C7578" w14:textId="77777777" w:rsidR="00B87B14" w:rsidRDefault="00B87B14" w:rsidP="00600F70">
      <w:pPr>
        <w:pStyle w:val="ListParagraph"/>
        <w:numPr>
          <w:ilvl w:val="0"/>
          <w:numId w:val="25"/>
        </w:numPr>
        <w:divId w:val="1474911042"/>
      </w:pPr>
      <w:r w:rsidRPr="008868E7">
        <w:rPr>
          <w:rStyle w:val="normaltextrun"/>
          <w:rFonts w:ascii="Calibri" w:hAnsi="Calibri" w:cs="Calibri"/>
          <w:sz w:val="22"/>
          <w:szCs w:val="22"/>
        </w:rPr>
        <w:t>Local receptive fields</w:t>
      </w:r>
      <w:r w:rsidRPr="008868E7">
        <w:rPr>
          <w:rStyle w:val="eop"/>
          <w:rFonts w:ascii="Calibri" w:hAnsi="Calibri" w:cs="Calibri"/>
          <w:sz w:val="22"/>
          <w:szCs w:val="22"/>
        </w:rPr>
        <w:t> </w:t>
      </w:r>
    </w:p>
    <w:p w14:paraId="0B433EC2" w14:textId="77777777" w:rsidR="00B87B14" w:rsidRDefault="00B87B14" w:rsidP="00600F70">
      <w:pPr>
        <w:pStyle w:val="ListParagraph"/>
        <w:numPr>
          <w:ilvl w:val="0"/>
          <w:numId w:val="25"/>
        </w:numPr>
        <w:divId w:val="1474911042"/>
      </w:pPr>
      <w:r w:rsidRPr="008868E7">
        <w:rPr>
          <w:rStyle w:val="normaltextrun"/>
          <w:rFonts w:ascii="Calibri" w:hAnsi="Calibri" w:cs="Calibri"/>
          <w:sz w:val="22"/>
          <w:szCs w:val="22"/>
        </w:rPr>
        <w:t>Shared weights</w:t>
      </w:r>
      <w:r w:rsidRPr="008868E7">
        <w:rPr>
          <w:rStyle w:val="eop"/>
          <w:rFonts w:ascii="Calibri" w:hAnsi="Calibri" w:cs="Calibri"/>
          <w:sz w:val="22"/>
          <w:szCs w:val="22"/>
        </w:rPr>
        <w:t> </w:t>
      </w:r>
    </w:p>
    <w:p w14:paraId="3F3D201F" w14:textId="22D3AFFE" w:rsidR="00B87B14" w:rsidRPr="00A23BA0" w:rsidRDefault="00B87B14" w:rsidP="00600F70">
      <w:pPr>
        <w:pStyle w:val="ListParagraph"/>
        <w:numPr>
          <w:ilvl w:val="0"/>
          <w:numId w:val="25"/>
        </w:numPr>
        <w:divId w:val="1474911042"/>
      </w:pPr>
      <w:r w:rsidRPr="008868E7">
        <w:rPr>
          <w:rStyle w:val="normaltextrun"/>
          <w:rFonts w:ascii="Calibri" w:hAnsi="Calibri" w:cs="Calibri"/>
          <w:sz w:val="22"/>
          <w:szCs w:val="22"/>
        </w:rPr>
        <w:t>Pooling</w:t>
      </w:r>
      <w:r w:rsidRPr="008868E7">
        <w:rPr>
          <w:rStyle w:val="eop"/>
          <w:rFonts w:ascii="Calibri" w:hAnsi="Calibri" w:cs="Calibri"/>
          <w:sz w:val="22"/>
          <w:szCs w:val="22"/>
        </w:rPr>
        <w:t>  </w:t>
      </w:r>
    </w:p>
    <w:p w14:paraId="27060AA6" w14:textId="7A338E21" w:rsidR="00B87B14" w:rsidRPr="008868E7" w:rsidRDefault="00B87B14" w:rsidP="008868E7">
      <w:pPr>
        <w:pStyle w:val="Heading5"/>
        <w:divId w:val="1863277910"/>
      </w:pPr>
      <w:bookmarkStart w:id="81" w:name="_Toc68564425"/>
      <w:r w:rsidRPr="008868E7">
        <w:rPr>
          <w:rStyle w:val="normaltextrun"/>
        </w:rPr>
        <w:t>Pros</w:t>
      </w:r>
      <w:bookmarkEnd w:id="81"/>
    </w:p>
    <w:p w14:paraId="2DD33D6D" w14:textId="60AAAF9E" w:rsidR="00B87B14" w:rsidRDefault="00B87B14" w:rsidP="008868E7">
      <w:pPr>
        <w:divId w:val="1490249684"/>
        <w:rPr>
          <w:rFonts w:ascii="Segoe UI" w:hAnsi="Segoe UI" w:cs="Segoe UI"/>
          <w:sz w:val="18"/>
          <w:szCs w:val="18"/>
        </w:rPr>
      </w:pPr>
      <w:r>
        <w:rPr>
          <w:rStyle w:val="normaltextrun"/>
          <w:rFonts w:ascii="Calibri" w:hAnsi="Calibri" w:cs="Calibri"/>
          <w:sz w:val="22"/>
          <w:szCs w:val="22"/>
        </w:rPr>
        <w:t>CNNs is </w:t>
      </w:r>
      <w:r>
        <w:rPr>
          <w:rStyle w:val="normaltextrun"/>
          <w:rFonts w:ascii="Calibri" w:hAnsi="Calibri" w:cs="Calibri"/>
          <w:b/>
          <w:bCs/>
          <w:sz w:val="22"/>
          <w:szCs w:val="22"/>
        </w:rPr>
        <w:t>weight sharing</w:t>
      </w:r>
      <w:r>
        <w:rPr>
          <w:rStyle w:val="normaltextrun"/>
          <w:rFonts w:ascii="Calibri" w:hAnsi="Calibri" w:cs="Calibri"/>
          <w:sz w:val="22"/>
          <w:szCs w:val="22"/>
        </w:rPr>
        <w:t>. </w:t>
      </w:r>
      <w:r w:rsidR="009C2B43">
        <w:rPr>
          <w:rStyle w:val="normaltextrun"/>
          <w:rFonts w:ascii="Calibri" w:hAnsi="Calibri" w:cs="Calibri"/>
          <w:sz w:val="22"/>
          <w:szCs w:val="22"/>
        </w:rPr>
        <w:t>Let’s</w:t>
      </w:r>
      <w:r>
        <w:rPr>
          <w:rStyle w:val="normaltextrun"/>
          <w:rFonts w:ascii="Calibri" w:hAnsi="Calibri" w:cs="Calibri"/>
          <w:sz w:val="22"/>
          <w:szCs w:val="22"/>
        </w:rPr>
        <w:t> take an example to explain this. Say you have a one layered CNN with 10 filters of size 5x5. Now you can simply calculate parameters of such a CNN, it would be 5*5*10 weights and 10 biases </w:t>
      </w:r>
      <w:r w:rsidR="009C2B43">
        <w:rPr>
          <w:rStyle w:val="normaltextrun"/>
          <w:rFonts w:ascii="Calibri" w:hAnsi="Calibri" w:cs="Calibri"/>
          <w:sz w:val="22"/>
          <w:szCs w:val="22"/>
        </w:rPr>
        <w:t>i.e.,</w:t>
      </w:r>
      <w:r>
        <w:rPr>
          <w:rStyle w:val="normaltextrun"/>
          <w:rFonts w:ascii="Calibri" w:hAnsi="Calibri" w:cs="Calibri"/>
          <w:sz w:val="22"/>
          <w:szCs w:val="22"/>
        </w:rPr>
        <w:t> </w:t>
      </w:r>
      <w:r>
        <w:rPr>
          <w:rStyle w:val="normaltextrun"/>
          <w:rFonts w:ascii="Calibri" w:hAnsi="Calibri" w:cs="Calibri"/>
          <w:b/>
          <w:bCs/>
          <w:sz w:val="22"/>
          <w:szCs w:val="22"/>
        </w:rPr>
        <w:t>5* 5*10 + 10 = 260 parameters</w:t>
      </w:r>
      <w:r>
        <w:rPr>
          <w:rStyle w:val="normaltextrun"/>
          <w:rFonts w:ascii="Calibri" w:hAnsi="Calibri" w:cs="Calibri"/>
          <w:sz w:val="22"/>
          <w:szCs w:val="22"/>
        </w:rPr>
        <w:t>. Now </w:t>
      </w:r>
      <w:r w:rsidR="009C2B43">
        <w:rPr>
          <w:rStyle w:val="normaltextrun"/>
          <w:rFonts w:ascii="Calibri" w:hAnsi="Calibri" w:cs="Calibri"/>
          <w:sz w:val="22"/>
          <w:szCs w:val="22"/>
        </w:rPr>
        <w:t>let’s</w:t>
      </w:r>
      <w:r>
        <w:rPr>
          <w:rStyle w:val="normaltextrun"/>
          <w:rFonts w:ascii="Calibri" w:hAnsi="Calibri" w:cs="Calibri"/>
          <w:sz w:val="22"/>
          <w:szCs w:val="22"/>
        </w:rPr>
        <w:t> take a simple one layered NN with 250 neurons, here the number of weight parameters depending on the size of images is ‘250 x K’ where size of the image is P X M and K = (P *M). Additionally, you need ‘M’ biases. For the MNIST data as input to such a NN we will have (</w:t>
      </w:r>
      <w:r>
        <w:rPr>
          <w:rStyle w:val="normaltextrun"/>
          <w:rFonts w:ascii="Calibri" w:hAnsi="Calibri" w:cs="Calibri"/>
          <w:b/>
          <w:bCs/>
          <w:sz w:val="22"/>
          <w:szCs w:val="22"/>
        </w:rPr>
        <w:t>250*784+1 = 19601) parameters. </w:t>
      </w:r>
      <w:r>
        <w:rPr>
          <w:rStyle w:val="normaltextrun"/>
          <w:rFonts w:ascii="Calibri" w:hAnsi="Calibri" w:cs="Calibri"/>
          <w:sz w:val="22"/>
          <w:szCs w:val="22"/>
        </w:rPr>
        <w:t>Clearly, CNN is more efficient in terms of memory and complexity.</w:t>
      </w:r>
      <w:r>
        <w:rPr>
          <w:rStyle w:val="eop"/>
          <w:rFonts w:ascii="Calibri" w:hAnsi="Calibri" w:cs="Calibri"/>
          <w:sz w:val="22"/>
          <w:szCs w:val="22"/>
        </w:rPr>
        <w:t> </w:t>
      </w:r>
    </w:p>
    <w:p w14:paraId="1BE83E24" w14:textId="77777777" w:rsidR="00B87B14" w:rsidRDefault="00B87B14" w:rsidP="008868E7">
      <w:pPr>
        <w:divId w:val="1201938438"/>
        <w:rPr>
          <w:rFonts w:ascii="Segoe UI" w:hAnsi="Segoe UI" w:cs="Segoe UI"/>
          <w:sz w:val="18"/>
          <w:szCs w:val="18"/>
        </w:rPr>
      </w:pPr>
      <w:r>
        <w:rPr>
          <w:rStyle w:val="normaltextrun"/>
          <w:rFonts w:ascii="Calibri" w:hAnsi="Calibri" w:cs="Calibri"/>
          <w:sz w:val="22"/>
          <w:szCs w:val="22"/>
        </w:rPr>
        <w:t>In terms of performance, CNNs outperform NNs on conventional image recognition tasks and many other tasks. Look at the Inception model, Resnet50 and many others for instance.</w:t>
      </w:r>
      <w:r>
        <w:rPr>
          <w:rStyle w:val="eop"/>
          <w:rFonts w:ascii="Calibri" w:hAnsi="Calibri" w:cs="Calibri"/>
          <w:sz w:val="22"/>
          <w:szCs w:val="22"/>
        </w:rPr>
        <w:t> </w:t>
      </w:r>
    </w:p>
    <w:p w14:paraId="37A49FC1" w14:textId="2E135567" w:rsidR="00B87B14" w:rsidRDefault="00B87B14" w:rsidP="008868E7">
      <w:pPr>
        <w:divId w:val="128517662"/>
        <w:rPr>
          <w:rStyle w:val="normaltextrun"/>
          <w:rFonts w:ascii="Calibri" w:hAnsi="Calibri" w:cs="Calibri"/>
          <w:sz w:val="22"/>
          <w:szCs w:val="22"/>
        </w:rPr>
      </w:pPr>
      <w:r>
        <w:rPr>
          <w:rStyle w:val="normaltextrun"/>
          <w:rFonts w:ascii="Calibri" w:hAnsi="Calibri" w:cs="Calibri"/>
          <w:sz w:val="22"/>
          <w:szCs w:val="22"/>
        </w:rPr>
        <w:t>For a completely new task / problem CNNs are very good </w:t>
      </w:r>
      <w:r>
        <w:rPr>
          <w:rStyle w:val="normaltextrun"/>
          <w:rFonts w:ascii="Calibri" w:hAnsi="Calibri" w:cs="Calibri"/>
          <w:b/>
          <w:bCs/>
          <w:sz w:val="22"/>
          <w:szCs w:val="22"/>
        </w:rPr>
        <w:t>feature extractors. </w:t>
      </w:r>
      <w:r>
        <w:rPr>
          <w:rStyle w:val="normaltextrun"/>
          <w:rFonts w:ascii="Calibri" w:hAnsi="Calibri" w:cs="Calibri"/>
          <w:sz w:val="22"/>
          <w:szCs w:val="22"/>
        </w:rPr>
        <w:t>This means that you can extract useful attributes from an already trained CNN with its trained weights by feeding your data on each level and tune the CNN a bit for the specific task.</w:t>
      </w:r>
    </w:p>
    <w:p w14:paraId="350B5CFE" w14:textId="0D5A229F" w:rsidR="00A23BA0" w:rsidRDefault="00A23BA0" w:rsidP="008868E7">
      <w:pPr>
        <w:pStyle w:val="Heading5"/>
        <w:rPr>
          <w:rFonts w:ascii="Segoe UI" w:hAnsi="Segoe UI" w:cs="Segoe UI"/>
          <w:sz w:val="18"/>
          <w:szCs w:val="18"/>
        </w:rPr>
      </w:pPr>
      <w:bookmarkStart w:id="82" w:name="_Toc68564426"/>
      <w:r>
        <w:rPr>
          <w:rStyle w:val="normaltextrun"/>
          <w:rFonts w:ascii="Calibri" w:hAnsi="Calibri" w:cs="Calibri"/>
          <w:sz w:val="22"/>
          <w:szCs w:val="22"/>
        </w:rPr>
        <w:lastRenderedPageBreak/>
        <w:t>Cons</w:t>
      </w:r>
      <w:bookmarkEnd w:id="82"/>
    </w:p>
    <w:p w14:paraId="7BC184B8" w14:textId="77777777" w:rsidR="00477CCF" w:rsidRPr="008868E7" w:rsidRDefault="00A23BA0" w:rsidP="00600F70">
      <w:pPr>
        <w:pStyle w:val="ListParagraph"/>
        <w:numPr>
          <w:ilvl w:val="0"/>
          <w:numId w:val="26"/>
        </w:numPr>
        <w:rPr>
          <w:rFonts w:ascii="Segoe UI" w:hAnsi="Segoe UI" w:cs="Segoe UI"/>
          <w:sz w:val="18"/>
          <w:szCs w:val="18"/>
        </w:rPr>
      </w:pPr>
      <w:r w:rsidRPr="008868E7">
        <w:rPr>
          <w:rStyle w:val="normaltextrun"/>
          <w:rFonts w:ascii="Calibri" w:hAnsi="Calibri" w:cs="Calibri"/>
          <w:sz w:val="22"/>
          <w:szCs w:val="22"/>
        </w:rPr>
        <w:t>CNN do not encode the position and orientation of object</w:t>
      </w:r>
      <w:r w:rsidRPr="008868E7">
        <w:rPr>
          <w:rStyle w:val="eop"/>
          <w:rFonts w:ascii="Calibri" w:hAnsi="Calibri" w:cs="Calibri"/>
          <w:sz w:val="22"/>
          <w:szCs w:val="22"/>
        </w:rPr>
        <w:t> </w:t>
      </w:r>
    </w:p>
    <w:p w14:paraId="20957404" w14:textId="44CF0C5C" w:rsidR="00B87B14" w:rsidRPr="008868E7" w:rsidRDefault="00A23BA0" w:rsidP="00600F70">
      <w:pPr>
        <w:pStyle w:val="ListParagraph"/>
        <w:numPr>
          <w:ilvl w:val="0"/>
          <w:numId w:val="26"/>
        </w:numPr>
        <w:rPr>
          <w:rFonts w:ascii="Segoe UI" w:hAnsi="Segoe UI" w:cs="Segoe UI"/>
          <w:sz w:val="18"/>
          <w:szCs w:val="18"/>
        </w:rPr>
      </w:pPr>
      <w:r w:rsidRPr="008868E7">
        <w:rPr>
          <w:rStyle w:val="normaltextrun"/>
          <w:rFonts w:ascii="Calibri" w:hAnsi="Calibri" w:cs="Calibri"/>
          <w:sz w:val="22"/>
          <w:szCs w:val="22"/>
        </w:rPr>
        <w:t>Lack of ability to be spatially invariant to the input data</w:t>
      </w:r>
      <w:r w:rsidRPr="008868E7">
        <w:rPr>
          <w:rStyle w:val="eop"/>
          <w:rFonts w:ascii="Calibri" w:hAnsi="Calibri" w:cs="Calibri"/>
          <w:sz w:val="22"/>
          <w:szCs w:val="22"/>
        </w:rPr>
        <w:t> </w:t>
      </w:r>
    </w:p>
    <w:p w14:paraId="701FD1A8" w14:textId="2711F7C1" w:rsidR="000869AB" w:rsidRDefault="000869AB" w:rsidP="00600F70">
      <w:pPr>
        <w:pStyle w:val="ListParagraph"/>
        <w:numPr>
          <w:ilvl w:val="0"/>
          <w:numId w:val="26"/>
        </w:numPr>
      </w:pPr>
      <w:r>
        <w:t>ANN, SVM, Naïve-Bayes Algorithm</w:t>
      </w:r>
    </w:p>
    <w:p w14:paraId="68D094FE" w14:textId="5436CD75" w:rsidR="00F7535B" w:rsidRPr="00124367" w:rsidRDefault="00930800" w:rsidP="00124367">
      <w:pPr>
        <w:pStyle w:val="Heading4"/>
      </w:pPr>
      <w:bookmarkStart w:id="83" w:name="_Toc68564427"/>
      <w:r w:rsidRPr="00124367">
        <w:rPr>
          <w:rStyle w:val="IntenseReference"/>
          <w:b w:val="0"/>
          <w:bCs w:val="0"/>
          <w:i w:val="0"/>
          <w:iCs w:val="0"/>
          <w:caps/>
          <w:color w:val="2F5496" w:themeColor="accent1" w:themeShade="BF"/>
        </w:rPr>
        <w:t>One-Hot Encoding</w:t>
      </w:r>
      <w:bookmarkEnd w:id="83"/>
    </w:p>
    <w:p w14:paraId="5F4188F5" w14:textId="0274E107" w:rsidR="003F77FE" w:rsidRPr="00124367" w:rsidRDefault="003F77FE" w:rsidP="00124367">
      <w:pPr>
        <w:pStyle w:val="Heading5"/>
        <w:divId w:val="21371756"/>
        <w:rPr>
          <w:rStyle w:val="normaltextrun"/>
        </w:rPr>
      </w:pPr>
      <w:bookmarkStart w:id="84" w:name="_Toc68564428"/>
      <w:r w:rsidRPr="00124367">
        <w:rPr>
          <w:rStyle w:val="normaltextrun"/>
        </w:rPr>
        <w:t>P</w:t>
      </w:r>
      <w:r w:rsidR="003E3CC1">
        <w:rPr>
          <w:rStyle w:val="normaltextrun"/>
        </w:rPr>
        <w:t>ros</w:t>
      </w:r>
      <w:bookmarkEnd w:id="84"/>
    </w:p>
    <w:p w14:paraId="7D59929A" w14:textId="110FEF21" w:rsidR="00F7535B" w:rsidRDefault="00F7535B" w:rsidP="00124367">
      <w:pPr>
        <w:divId w:val="21371756"/>
        <w:rPr>
          <w:rStyle w:val="eop"/>
          <w:rFonts w:ascii="Calibri" w:hAnsi="Calibri" w:cs="Calibri"/>
          <w:sz w:val="22"/>
          <w:szCs w:val="22"/>
        </w:rPr>
      </w:pPr>
      <w:r w:rsidRPr="001A01F9">
        <w:rPr>
          <w:rStyle w:val="normaltextrun"/>
          <w:rFonts w:ascii="Calibri" w:hAnsi="Calibri" w:cs="Calibri"/>
          <w:sz w:val="22"/>
          <w:szCs w:val="22"/>
        </w:rPr>
        <w:t>One-hot encoding ensures that machine learning does not assume that higher numbers are more important. For example, the value '8' is bigger than the value '1', but that does not make '8' more important than '1'</w:t>
      </w:r>
      <w:r w:rsidR="00460585">
        <w:rPr>
          <w:rStyle w:val="eop"/>
          <w:rFonts w:ascii="Calibri" w:hAnsi="Calibri" w:cs="Calibri"/>
          <w:sz w:val="22"/>
          <w:szCs w:val="22"/>
        </w:rPr>
        <w:t>.</w:t>
      </w:r>
    </w:p>
    <w:p w14:paraId="2B557924" w14:textId="77777777" w:rsidR="00460585" w:rsidRPr="00124367" w:rsidRDefault="00460585" w:rsidP="00124367">
      <w:pPr>
        <w:divId w:val="21371756"/>
        <w:rPr>
          <w:rStyle w:val="eop"/>
          <w:rFonts w:ascii="Segoe UI" w:hAnsi="Segoe UI" w:cs="Segoe UI"/>
          <w:sz w:val="18"/>
          <w:szCs w:val="18"/>
        </w:rPr>
      </w:pPr>
    </w:p>
    <w:p w14:paraId="7A2DDFEF" w14:textId="5E0AF07D" w:rsidR="003F77FE" w:rsidRPr="00124367" w:rsidRDefault="003F77FE" w:rsidP="00124367">
      <w:pPr>
        <w:pStyle w:val="Heading5"/>
        <w:divId w:val="30350581"/>
      </w:pPr>
      <w:bookmarkStart w:id="85" w:name="_Toc68564429"/>
      <w:r w:rsidRPr="00124367">
        <w:rPr>
          <w:rStyle w:val="eop"/>
        </w:rPr>
        <w:t>C</w:t>
      </w:r>
      <w:r w:rsidR="003E3CC1">
        <w:rPr>
          <w:rStyle w:val="eop"/>
        </w:rPr>
        <w:t>ons</w:t>
      </w:r>
      <w:bookmarkEnd w:id="85"/>
    </w:p>
    <w:p w14:paraId="705A18E6" w14:textId="77777777" w:rsidR="00F7535B" w:rsidRPr="001A01F9" w:rsidRDefault="00F7535B" w:rsidP="00124367">
      <w:pPr>
        <w:divId w:val="2010600253"/>
        <w:rPr>
          <w:rFonts w:ascii="Segoe UI" w:hAnsi="Segoe UI" w:cs="Segoe UI"/>
          <w:sz w:val="18"/>
          <w:szCs w:val="18"/>
        </w:rPr>
      </w:pPr>
      <w:r w:rsidRPr="001A01F9">
        <w:rPr>
          <w:rStyle w:val="normaltextrun"/>
          <w:rFonts w:ascii="Calibri" w:hAnsi="Calibri" w:cs="Calibri"/>
          <w:sz w:val="22"/>
          <w:szCs w:val="22"/>
        </w:rPr>
        <w:t>The disadvantage is that for high cardinality, the feature space can really blow up quickly and you start fighting with the curse of dimensionality.</w:t>
      </w:r>
    </w:p>
    <w:p w14:paraId="31125D6A" w14:textId="29A51771" w:rsidR="004F4145" w:rsidRPr="00124367" w:rsidRDefault="00930800" w:rsidP="00124367">
      <w:pPr>
        <w:pStyle w:val="Heading4"/>
      </w:pPr>
      <w:bookmarkStart w:id="86" w:name="_Toc68564430"/>
      <w:r w:rsidRPr="00124367">
        <w:rPr>
          <w:rStyle w:val="IntenseReference"/>
          <w:b w:val="0"/>
          <w:bCs w:val="0"/>
          <w:i w:val="0"/>
          <w:iCs w:val="0"/>
          <w:caps/>
          <w:color w:val="2F5496" w:themeColor="accent1" w:themeShade="BF"/>
        </w:rPr>
        <w:t>Noise Removal</w:t>
      </w:r>
      <w:bookmarkEnd w:id="86"/>
    </w:p>
    <w:p w14:paraId="049C2A29" w14:textId="2E53A2B7" w:rsidR="004F4145" w:rsidRPr="00124367" w:rsidRDefault="004F4145" w:rsidP="00124367">
      <w:pPr>
        <w:divId w:val="249318822"/>
        <w:rPr>
          <w:rStyle w:val="normaltextrun"/>
          <w:rFonts w:ascii="Calibri" w:hAnsi="Calibri" w:cs="Calibri"/>
          <w:sz w:val="22"/>
          <w:szCs w:val="22"/>
        </w:rPr>
      </w:pPr>
      <w:r>
        <w:rPr>
          <w:rStyle w:val="normaltextrun"/>
          <w:rFonts w:ascii="Calibri" w:hAnsi="Calibri" w:cs="Calibri"/>
          <w:sz w:val="22"/>
          <w:szCs w:val="22"/>
        </w:rPr>
        <w:t>Noise removal algorithm is the process of removing or reducing the noise from the image. The noise removal algorithms reduce or remove the visibility of noise by smoothing the entire image leaving areas near contrast boundaries.</w:t>
      </w:r>
      <w:r w:rsidRPr="00124367">
        <w:rPr>
          <w:rStyle w:val="normaltextrun"/>
          <w:rFonts w:ascii="Calibri" w:hAnsi="Calibri" w:cs="Calibri"/>
          <w:sz w:val="22"/>
          <w:szCs w:val="22"/>
        </w:rPr>
        <w:br/>
      </w:r>
      <w:r>
        <w:rPr>
          <w:rStyle w:val="normaltextrun"/>
          <w:rFonts w:ascii="Calibri" w:hAnsi="Calibri" w:cs="Calibri"/>
          <w:sz w:val="22"/>
          <w:szCs w:val="22"/>
        </w:rPr>
        <w:t>One of the most popular methods is wiener filter. In this work four types of noise (Gaussian </w:t>
      </w:r>
      <w:r w:rsidR="009C2B43">
        <w:rPr>
          <w:rStyle w:val="normaltextrun"/>
          <w:rFonts w:ascii="Calibri" w:hAnsi="Calibri" w:cs="Calibri"/>
          <w:sz w:val="22"/>
          <w:szCs w:val="22"/>
        </w:rPr>
        <w:t>noise,</w:t>
      </w:r>
      <w:r>
        <w:rPr>
          <w:rStyle w:val="normaltextrun"/>
          <w:rFonts w:ascii="Calibri" w:hAnsi="Calibri" w:cs="Calibri"/>
          <w:sz w:val="22"/>
          <w:szCs w:val="22"/>
        </w:rPr>
        <w:t xml:space="preserve"> Salt &amp; Pepper noise, Speckle noise and Poisson noise) is used and image de-noising performed for different noise by Mean filter, Median filter and Wiener </w:t>
      </w:r>
      <w:r w:rsidR="009C2B43">
        <w:rPr>
          <w:rStyle w:val="normaltextrun"/>
          <w:rFonts w:ascii="Calibri" w:hAnsi="Calibri" w:cs="Calibri"/>
          <w:sz w:val="22"/>
          <w:szCs w:val="22"/>
        </w:rPr>
        <w:t>filter.</w:t>
      </w:r>
      <w:r>
        <w:rPr>
          <w:rStyle w:val="normaltextrun"/>
          <w:rFonts w:ascii="Calibri" w:hAnsi="Calibri" w:cs="Calibri"/>
          <w:sz w:val="22"/>
          <w:szCs w:val="22"/>
        </w:rPr>
        <w:t xml:space="preserve"> Further results have been compared for all noises.</w:t>
      </w:r>
      <w:r w:rsidRPr="00124367">
        <w:rPr>
          <w:rStyle w:val="normaltextrun"/>
        </w:rPr>
        <w:t> </w:t>
      </w:r>
    </w:p>
    <w:p w14:paraId="760A224F" w14:textId="77777777" w:rsidR="004F4145" w:rsidRPr="00124367" w:rsidRDefault="004F4145" w:rsidP="00124367">
      <w:pPr>
        <w:divId w:val="41760289"/>
        <w:rPr>
          <w:rStyle w:val="normaltextrun"/>
          <w:rFonts w:ascii="Calibri" w:hAnsi="Calibri" w:cs="Calibri"/>
          <w:sz w:val="22"/>
          <w:szCs w:val="22"/>
        </w:rPr>
      </w:pPr>
      <w:r>
        <w:rPr>
          <w:rStyle w:val="normaltextrun"/>
          <w:rFonts w:ascii="Calibri" w:hAnsi="Calibri" w:cs="Calibri"/>
          <w:sz w:val="22"/>
          <w:szCs w:val="22"/>
        </w:rPr>
        <w:t>The noise degrades performance of image processing algorithms in brain imaging. Image denoising methods are important image processing algorithms which are used to reduce the noise.</w:t>
      </w:r>
      <w:r w:rsidRPr="00124367">
        <w:rPr>
          <w:rStyle w:val="normaltextrun"/>
        </w:rPr>
        <w:t> </w:t>
      </w:r>
    </w:p>
    <w:p w14:paraId="31867901" w14:textId="639335CC" w:rsidR="004F4145" w:rsidRPr="00124367" w:rsidRDefault="004F4145" w:rsidP="00124367">
      <w:pPr>
        <w:divId w:val="572198640"/>
        <w:rPr>
          <w:rFonts w:ascii="Calibri" w:hAnsi="Calibri" w:cs="Calibri"/>
          <w:sz w:val="22"/>
          <w:szCs w:val="22"/>
        </w:rPr>
      </w:pPr>
      <w:r>
        <w:rPr>
          <w:rStyle w:val="normaltextrun"/>
          <w:rFonts w:ascii="Calibri" w:hAnsi="Calibri" w:cs="Calibri"/>
          <w:sz w:val="22"/>
          <w:szCs w:val="22"/>
        </w:rPr>
        <w:t>The noise degrades performance of image processing algorithms in brain imaging. Image denoising methods are important image processing algorithms which are used to reduce the noise</w:t>
      </w:r>
      <w:r w:rsidR="00124367">
        <w:rPr>
          <w:rStyle w:val="normaltextrun"/>
          <w:rFonts w:ascii="Calibri" w:hAnsi="Calibri" w:cs="Calibri"/>
          <w:sz w:val="22"/>
          <w:szCs w:val="22"/>
        </w:rPr>
        <w:t>:</w:t>
      </w:r>
    </w:p>
    <w:p w14:paraId="5D8BE269" w14:textId="51B15A71" w:rsidR="00930800" w:rsidRDefault="00930800" w:rsidP="003665C0">
      <w:pPr>
        <w:pStyle w:val="ListParagraph"/>
        <w:numPr>
          <w:ilvl w:val="0"/>
          <w:numId w:val="18"/>
        </w:numPr>
      </w:pPr>
      <w:r>
        <w:t>Segmentation</w:t>
      </w:r>
    </w:p>
    <w:p w14:paraId="1BE77007" w14:textId="0A9DC1D7" w:rsidR="00930800" w:rsidRPr="00EF6DE6" w:rsidRDefault="00930800" w:rsidP="003665C0">
      <w:pPr>
        <w:pStyle w:val="ListParagraph"/>
        <w:numPr>
          <w:ilvl w:val="0"/>
          <w:numId w:val="18"/>
        </w:numPr>
      </w:pPr>
      <w:r>
        <w:t>Resize, Feature Extraction, Classification (Common)</w:t>
      </w:r>
    </w:p>
    <w:p w14:paraId="0A2D56A8" w14:textId="2183AF20" w:rsidR="00F655A1" w:rsidRPr="00F655A1" w:rsidRDefault="00EF6DE6" w:rsidP="00124367">
      <w:pPr>
        <w:pStyle w:val="Heading3"/>
      </w:pPr>
      <w:bookmarkStart w:id="87" w:name="_Toc68564431"/>
      <w:r>
        <w:t>On the Basis of Feature Selection Techniques</w:t>
      </w:r>
      <w:bookmarkEnd w:id="87"/>
    </w:p>
    <w:p w14:paraId="095607C5" w14:textId="53E21433" w:rsidR="00F655A1" w:rsidRDefault="00930800" w:rsidP="00930800">
      <w:r>
        <w:t>Some of the feature selection methods can be grouped as:</w:t>
      </w:r>
    </w:p>
    <w:p w14:paraId="01213852" w14:textId="77777777" w:rsidR="00F655A1" w:rsidRPr="00820B05" w:rsidRDefault="00F655A1" w:rsidP="00820B05">
      <w:pPr>
        <w:pStyle w:val="Heading4"/>
        <w:divId w:val="474685718"/>
      </w:pPr>
      <w:bookmarkStart w:id="88" w:name="_Toc68564432"/>
      <w:r w:rsidRPr="00820B05">
        <w:rPr>
          <w:rStyle w:val="normaltextrun"/>
        </w:rPr>
        <w:t>Feature Selection Methods:</w:t>
      </w:r>
      <w:bookmarkEnd w:id="88"/>
      <w:r w:rsidRPr="00820B05">
        <w:rPr>
          <w:rStyle w:val="eop"/>
        </w:rPr>
        <w:t> </w:t>
      </w:r>
    </w:p>
    <w:p w14:paraId="727A6107" w14:textId="77777777" w:rsidR="00F655A1" w:rsidRDefault="00F655A1" w:rsidP="00820B05">
      <w:pPr>
        <w:divId w:val="1322126736"/>
        <w:rPr>
          <w:rFonts w:ascii="Segoe UI" w:hAnsi="Segoe UI" w:cs="Segoe UI"/>
          <w:sz w:val="18"/>
          <w:szCs w:val="18"/>
        </w:rPr>
      </w:pPr>
      <w:r>
        <w:rPr>
          <w:rStyle w:val="normaltextrun"/>
          <w:rFonts w:ascii="Calibri" w:hAnsi="Calibri" w:cs="Calibri"/>
          <w:sz w:val="22"/>
          <w:szCs w:val="22"/>
        </w:rPr>
        <w:t>I will share 3 Feature selection techniques that are easy to use and also gives good results.</w:t>
      </w:r>
      <w:r>
        <w:rPr>
          <w:rStyle w:val="eop"/>
          <w:rFonts w:ascii="Calibri" w:hAnsi="Calibri" w:cs="Calibri"/>
          <w:sz w:val="22"/>
          <w:szCs w:val="22"/>
        </w:rPr>
        <w:t> </w:t>
      </w:r>
    </w:p>
    <w:p w14:paraId="5BE92F12" w14:textId="4DF40E08" w:rsidR="00F655A1" w:rsidRPr="00820B05" w:rsidRDefault="00F655A1" w:rsidP="00600F70">
      <w:pPr>
        <w:pStyle w:val="ListParagraph"/>
        <w:numPr>
          <w:ilvl w:val="0"/>
          <w:numId w:val="27"/>
        </w:numPr>
        <w:divId w:val="1637954566"/>
        <w:rPr>
          <w:rFonts w:ascii="Segoe UI" w:hAnsi="Segoe UI" w:cs="Segoe UI"/>
          <w:sz w:val="18"/>
          <w:szCs w:val="18"/>
        </w:rPr>
      </w:pPr>
      <w:r w:rsidRPr="00820B05">
        <w:rPr>
          <w:rStyle w:val="normaltextrun"/>
          <w:rFonts w:ascii="Calibri" w:hAnsi="Calibri" w:cs="Calibri"/>
          <w:sz w:val="22"/>
          <w:szCs w:val="22"/>
        </w:rPr>
        <w:t>Univariate Selection</w:t>
      </w:r>
      <w:r w:rsidRPr="00820B05">
        <w:rPr>
          <w:rStyle w:val="eop"/>
          <w:rFonts w:ascii="Calibri" w:hAnsi="Calibri" w:cs="Calibri"/>
          <w:sz w:val="22"/>
          <w:szCs w:val="22"/>
        </w:rPr>
        <w:t> </w:t>
      </w:r>
    </w:p>
    <w:p w14:paraId="43CE7539" w14:textId="77777777" w:rsidR="00820B05" w:rsidRPr="00820B05" w:rsidRDefault="00F655A1" w:rsidP="00600F70">
      <w:pPr>
        <w:pStyle w:val="ListParagraph"/>
        <w:numPr>
          <w:ilvl w:val="0"/>
          <w:numId w:val="27"/>
        </w:numPr>
        <w:divId w:val="1732148798"/>
        <w:rPr>
          <w:rStyle w:val="eop"/>
          <w:rFonts w:ascii="Segoe UI" w:hAnsi="Segoe UI" w:cs="Segoe UI"/>
          <w:sz w:val="18"/>
          <w:szCs w:val="18"/>
        </w:rPr>
      </w:pPr>
      <w:r w:rsidRPr="00820B05">
        <w:rPr>
          <w:rStyle w:val="normaltextrun"/>
          <w:rFonts w:ascii="Calibri" w:hAnsi="Calibri" w:cs="Calibri"/>
          <w:sz w:val="22"/>
          <w:szCs w:val="22"/>
        </w:rPr>
        <w:t>Feature Importance</w:t>
      </w:r>
      <w:r w:rsidRPr="00820B05">
        <w:rPr>
          <w:rStyle w:val="eop"/>
          <w:rFonts w:ascii="Calibri" w:hAnsi="Calibri" w:cs="Calibri"/>
          <w:sz w:val="22"/>
          <w:szCs w:val="22"/>
        </w:rPr>
        <w:t> </w:t>
      </w:r>
    </w:p>
    <w:p w14:paraId="4E487933" w14:textId="2602113D" w:rsidR="00F655A1" w:rsidRPr="00820B05" w:rsidRDefault="00F655A1" w:rsidP="00600F70">
      <w:pPr>
        <w:pStyle w:val="ListParagraph"/>
        <w:numPr>
          <w:ilvl w:val="0"/>
          <w:numId w:val="27"/>
        </w:numPr>
        <w:divId w:val="1732148798"/>
        <w:rPr>
          <w:rFonts w:ascii="Segoe UI" w:hAnsi="Segoe UI" w:cs="Segoe UI"/>
          <w:sz w:val="18"/>
          <w:szCs w:val="18"/>
        </w:rPr>
      </w:pPr>
      <w:r w:rsidRPr="00820B05">
        <w:rPr>
          <w:rStyle w:val="normaltextrun"/>
          <w:rFonts w:ascii="Calibri" w:hAnsi="Calibri" w:cs="Calibri"/>
          <w:sz w:val="22"/>
          <w:szCs w:val="22"/>
        </w:rPr>
        <w:t>Correlation Matrix with Heatmap</w:t>
      </w:r>
      <w:r w:rsidRPr="00820B05">
        <w:rPr>
          <w:rStyle w:val="eop"/>
          <w:rFonts w:ascii="Calibri" w:hAnsi="Calibri" w:cs="Calibri"/>
          <w:sz w:val="22"/>
          <w:szCs w:val="22"/>
        </w:rPr>
        <w:t> </w:t>
      </w:r>
    </w:p>
    <w:p w14:paraId="4D5E6CB2" w14:textId="08FE0317" w:rsidR="00F655A1" w:rsidRPr="00820B05" w:rsidRDefault="00F655A1" w:rsidP="00600F70">
      <w:pPr>
        <w:pStyle w:val="Heading5"/>
        <w:numPr>
          <w:ilvl w:val="0"/>
          <w:numId w:val="31"/>
        </w:numPr>
        <w:divId w:val="1617326954"/>
      </w:pPr>
      <w:bookmarkStart w:id="89" w:name="_Toc68564433"/>
      <w:r w:rsidRPr="00820B05">
        <w:rPr>
          <w:rStyle w:val="normaltextrun"/>
        </w:rPr>
        <w:t>Univariate Selection</w:t>
      </w:r>
      <w:bookmarkEnd w:id="89"/>
      <w:r w:rsidRPr="00820B05">
        <w:rPr>
          <w:rStyle w:val="eop"/>
        </w:rPr>
        <w:t> </w:t>
      </w:r>
    </w:p>
    <w:p w14:paraId="7C190A63" w14:textId="4A1E256E" w:rsidR="00F655A1" w:rsidRDefault="00F655A1" w:rsidP="00820B05">
      <w:pPr>
        <w:divId w:val="1691032538"/>
        <w:rPr>
          <w:rFonts w:ascii="Segoe UI" w:hAnsi="Segoe UI" w:cs="Segoe UI"/>
          <w:sz w:val="18"/>
          <w:szCs w:val="18"/>
        </w:rPr>
      </w:pPr>
      <w:r>
        <w:rPr>
          <w:rStyle w:val="normaltextrun"/>
          <w:rFonts w:ascii="Calibri" w:hAnsi="Calibri" w:cs="Calibri"/>
          <w:sz w:val="22"/>
          <w:szCs w:val="22"/>
        </w:rPr>
        <w:lastRenderedPageBreak/>
        <w:t>Statistical tests can be used to select those features that have the strongest relationship with the output variable.</w:t>
      </w:r>
      <w:r>
        <w:rPr>
          <w:rStyle w:val="eop"/>
          <w:rFonts w:ascii="Calibri" w:hAnsi="Calibri" w:cs="Calibri"/>
          <w:sz w:val="22"/>
          <w:szCs w:val="22"/>
        </w:rPr>
        <w:t> </w:t>
      </w:r>
      <w:r>
        <w:rPr>
          <w:rStyle w:val="normaltextrun"/>
          <w:rFonts w:ascii="Calibri" w:hAnsi="Calibri" w:cs="Calibri"/>
          <w:sz w:val="22"/>
          <w:szCs w:val="22"/>
        </w:rPr>
        <w:t>The scikit-learn library provides the </w:t>
      </w:r>
      <w:proofErr w:type="spellStart"/>
      <w:r w:rsidR="00B65BF7">
        <w:fldChar w:fldCharType="begin"/>
      </w:r>
      <w:r w:rsidR="00B65BF7">
        <w:instrText xml:space="preserve"> HYPERLINK "http://scikit-learn.org/stable/modules/generated/sklearn.feature_selection.SelectKBest.html%22%20/l%20%22sklearn.feature_selection.SelectKBest%22%20/o%20%22http:/scikit-learn.org/stable/modules/generated/sklearn.feature_selection.selectkbest.html" \l "sklearn.feature_selection.selectkbest" \t "_blank" </w:instrText>
      </w:r>
      <w:r w:rsidR="00B65BF7">
        <w:fldChar w:fldCharType="separate"/>
      </w:r>
      <w:r>
        <w:rPr>
          <w:rStyle w:val="normaltextrun"/>
          <w:rFonts w:ascii="Calibri" w:hAnsi="Calibri" w:cs="Calibri"/>
          <w:color w:val="000000"/>
          <w:sz w:val="22"/>
          <w:szCs w:val="22"/>
          <w:u w:val="single"/>
          <w:shd w:val="clear" w:color="auto" w:fill="E1E3E6"/>
        </w:rPr>
        <w:t>SelectKBest</w:t>
      </w:r>
      <w:proofErr w:type="spellEnd"/>
      <w:r w:rsidR="00B65BF7">
        <w:rPr>
          <w:rStyle w:val="normaltextrun"/>
          <w:rFonts w:ascii="Calibri" w:hAnsi="Calibri" w:cs="Calibri"/>
          <w:color w:val="000000"/>
          <w:sz w:val="22"/>
          <w:szCs w:val="22"/>
          <w:u w:val="single"/>
          <w:shd w:val="clear" w:color="auto" w:fill="E1E3E6"/>
        </w:rPr>
        <w:fldChar w:fldCharType="end"/>
      </w:r>
      <w:r>
        <w:rPr>
          <w:rStyle w:val="normaltextrun"/>
          <w:rFonts w:ascii="Calibri" w:hAnsi="Calibri" w:cs="Calibri"/>
          <w:sz w:val="22"/>
          <w:szCs w:val="22"/>
        </w:rPr>
        <w:t> class that can be used with a suite of different statistical tests to</w:t>
      </w:r>
      <w:r w:rsidR="00820B05">
        <w:rPr>
          <w:rStyle w:val="normaltextrun"/>
          <w:rFonts w:ascii="Calibri" w:hAnsi="Calibri" w:cs="Calibri"/>
          <w:sz w:val="22"/>
          <w:szCs w:val="22"/>
        </w:rPr>
        <w:t xml:space="preserve"> </w:t>
      </w:r>
      <w:r>
        <w:rPr>
          <w:rStyle w:val="normaltextrun"/>
          <w:rFonts w:ascii="Calibri" w:hAnsi="Calibri" w:cs="Calibri"/>
          <w:sz w:val="22"/>
          <w:szCs w:val="22"/>
        </w:rPr>
        <w:t>select a specific number of features.</w:t>
      </w:r>
      <w:r>
        <w:rPr>
          <w:rStyle w:val="eop"/>
          <w:rFonts w:ascii="Calibri" w:hAnsi="Calibri" w:cs="Calibri"/>
          <w:sz w:val="22"/>
          <w:szCs w:val="22"/>
        </w:rPr>
        <w:t> </w:t>
      </w:r>
    </w:p>
    <w:p w14:paraId="67B07099" w14:textId="1445024F" w:rsidR="00F655A1" w:rsidRPr="00820B05" w:rsidRDefault="00F655A1" w:rsidP="00600F70">
      <w:pPr>
        <w:pStyle w:val="Heading5"/>
        <w:numPr>
          <w:ilvl w:val="0"/>
          <w:numId w:val="31"/>
        </w:numPr>
        <w:divId w:val="1783915013"/>
      </w:pPr>
      <w:bookmarkStart w:id="90" w:name="_Toc68564434"/>
      <w:r w:rsidRPr="00820B05">
        <w:rPr>
          <w:rStyle w:val="normaltextrun"/>
        </w:rPr>
        <w:t>Feature Importance</w:t>
      </w:r>
      <w:bookmarkEnd w:id="90"/>
      <w:r w:rsidRPr="00820B05">
        <w:rPr>
          <w:rStyle w:val="eop"/>
        </w:rPr>
        <w:t> </w:t>
      </w:r>
    </w:p>
    <w:p w14:paraId="76DC8880" w14:textId="27E3D313" w:rsidR="00F655A1" w:rsidRDefault="00F655A1" w:rsidP="00820B05">
      <w:pPr>
        <w:divId w:val="2033989938"/>
        <w:rPr>
          <w:rFonts w:ascii="Segoe UI" w:hAnsi="Segoe UI" w:cs="Segoe UI"/>
          <w:sz w:val="18"/>
          <w:szCs w:val="18"/>
        </w:rPr>
      </w:pPr>
      <w:r>
        <w:rPr>
          <w:rStyle w:val="normaltextrun"/>
          <w:rFonts w:ascii="Calibri" w:hAnsi="Calibri" w:cs="Calibri"/>
          <w:sz w:val="22"/>
          <w:szCs w:val="22"/>
        </w:rPr>
        <w:t>You can get the feature importance of each feature of your dataset by using the feature importance property of the model.</w:t>
      </w:r>
    </w:p>
    <w:p w14:paraId="056D9E6D" w14:textId="77777777" w:rsidR="00F655A1" w:rsidRDefault="00F655A1" w:rsidP="00820B05">
      <w:pPr>
        <w:divId w:val="1231623212"/>
        <w:rPr>
          <w:rFonts w:ascii="Segoe UI" w:hAnsi="Segoe UI" w:cs="Segoe UI"/>
          <w:sz w:val="18"/>
          <w:szCs w:val="18"/>
        </w:rPr>
      </w:pPr>
      <w:r>
        <w:rPr>
          <w:rStyle w:val="normaltextrun"/>
          <w:rFonts w:ascii="Calibri" w:hAnsi="Calibri" w:cs="Calibri"/>
          <w:sz w:val="22"/>
          <w:szCs w:val="22"/>
        </w:rPr>
        <w:t>Feature importance gives you a score for each feature of your data, the higher the score more important or relevant is the feature towards your output variable.</w:t>
      </w:r>
      <w:r>
        <w:rPr>
          <w:rStyle w:val="eop"/>
          <w:rFonts w:ascii="Calibri" w:hAnsi="Calibri" w:cs="Calibri"/>
          <w:sz w:val="22"/>
          <w:szCs w:val="22"/>
        </w:rPr>
        <w:t> </w:t>
      </w:r>
    </w:p>
    <w:p w14:paraId="59635BE4" w14:textId="77777777" w:rsidR="00F655A1" w:rsidRDefault="00F655A1" w:rsidP="00820B05">
      <w:pPr>
        <w:divId w:val="1719470502"/>
        <w:rPr>
          <w:rFonts w:ascii="Segoe UI" w:hAnsi="Segoe UI" w:cs="Segoe UI"/>
          <w:sz w:val="18"/>
          <w:szCs w:val="18"/>
        </w:rPr>
      </w:pPr>
      <w:r>
        <w:rPr>
          <w:rStyle w:val="normaltextrun"/>
          <w:rFonts w:ascii="Calibri" w:hAnsi="Calibri" w:cs="Calibri"/>
          <w:sz w:val="22"/>
          <w:szCs w:val="22"/>
        </w:rPr>
        <w:t>Feature importance is an inbuilt class that comes with Tree Based Classifiers, we will be using Extra Tree Classifier for extracting the top 10 features for the dataset.</w:t>
      </w:r>
      <w:r>
        <w:rPr>
          <w:rStyle w:val="eop"/>
          <w:rFonts w:ascii="Calibri" w:hAnsi="Calibri" w:cs="Calibri"/>
          <w:sz w:val="22"/>
          <w:szCs w:val="22"/>
        </w:rPr>
        <w:t> </w:t>
      </w:r>
    </w:p>
    <w:p w14:paraId="53C91EAE" w14:textId="4F1FBBCD" w:rsidR="00F655A1" w:rsidRPr="00820B05" w:rsidRDefault="003F77FE" w:rsidP="00600F70">
      <w:pPr>
        <w:pStyle w:val="Heading5"/>
        <w:numPr>
          <w:ilvl w:val="0"/>
          <w:numId w:val="31"/>
        </w:numPr>
        <w:divId w:val="761726120"/>
      </w:pPr>
      <w:bookmarkStart w:id="91" w:name="_Toc68564435"/>
      <w:r w:rsidRPr="00820B05">
        <w:rPr>
          <w:rStyle w:val="normaltextrun"/>
        </w:rPr>
        <w:t>Correlation</w:t>
      </w:r>
      <w:r w:rsidR="00F655A1" w:rsidRPr="00820B05">
        <w:rPr>
          <w:rStyle w:val="normaltextrun"/>
        </w:rPr>
        <w:t> Matrix with Heatmap</w:t>
      </w:r>
      <w:bookmarkEnd w:id="91"/>
      <w:r w:rsidR="00F655A1" w:rsidRPr="00820B05">
        <w:rPr>
          <w:rStyle w:val="eop"/>
        </w:rPr>
        <w:t> </w:t>
      </w:r>
    </w:p>
    <w:p w14:paraId="65AAE5C8" w14:textId="77777777" w:rsidR="00F655A1" w:rsidRDefault="00F655A1" w:rsidP="00820B05">
      <w:pPr>
        <w:divId w:val="782113960"/>
        <w:rPr>
          <w:rFonts w:ascii="Segoe UI" w:hAnsi="Segoe UI" w:cs="Segoe UI"/>
          <w:sz w:val="18"/>
          <w:szCs w:val="18"/>
        </w:rPr>
      </w:pPr>
      <w:r>
        <w:rPr>
          <w:rStyle w:val="normaltextrun"/>
          <w:rFonts w:ascii="Calibri" w:hAnsi="Calibri" w:cs="Calibri"/>
          <w:sz w:val="22"/>
          <w:szCs w:val="22"/>
        </w:rPr>
        <w:t>Correlation states how the features are related to each other or the target variable.</w:t>
      </w:r>
      <w:r>
        <w:rPr>
          <w:rStyle w:val="eop"/>
          <w:rFonts w:ascii="Calibri" w:hAnsi="Calibri" w:cs="Calibri"/>
          <w:sz w:val="22"/>
          <w:szCs w:val="22"/>
        </w:rPr>
        <w:t> </w:t>
      </w:r>
    </w:p>
    <w:p w14:paraId="683E0B10" w14:textId="77777777" w:rsidR="00F655A1" w:rsidRDefault="00F655A1" w:rsidP="00820B05">
      <w:pPr>
        <w:divId w:val="1631940813"/>
        <w:rPr>
          <w:rFonts w:ascii="Segoe UI" w:hAnsi="Segoe UI" w:cs="Segoe UI"/>
          <w:sz w:val="18"/>
          <w:szCs w:val="18"/>
        </w:rPr>
      </w:pPr>
      <w:r>
        <w:rPr>
          <w:rStyle w:val="normaltextrun"/>
          <w:rFonts w:ascii="Calibri" w:hAnsi="Calibri" w:cs="Calibri"/>
          <w:sz w:val="22"/>
          <w:szCs w:val="22"/>
        </w:rPr>
        <w:t>Correlation can be positive (increase in one value of feature increases the value of the target variable) or negative (increase in one value of feature decreases the value of the target variable)</w:t>
      </w:r>
      <w:r>
        <w:rPr>
          <w:rStyle w:val="eop"/>
          <w:rFonts w:ascii="Calibri" w:hAnsi="Calibri" w:cs="Calibri"/>
          <w:sz w:val="22"/>
          <w:szCs w:val="22"/>
        </w:rPr>
        <w:t> </w:t>
      </w:r>
    </w:p>
    <w:p w14:paraId="2F3B43BF" w14:textId="77777777" w:rsidR="00F655A1" w:rsidRDefault="00F655A1" w:rsidP="00820B05">
      <w:pPr>
        <w:divId w:val="413750154"/>
        <w:rPr>
          <w:rFonts w:ascii="Segoe UI" w:hAnsi="Segoe UI" w:cs="Segoe UI"/>
          <w:sz w:val="18"/>
          <w:szCs w:val="18"/>
        </w:rPr>
      </w:pPr>
      <w:r>
        <w:rPr>
          <w:rStyle w:val="normaltextrun"/>
          <w:rFonts w:ascii="Calibri" w:hAnsi="Calibri" w:cs="Calibri"/>
          <w:sz w:val="22"/>
          <w:szCs w:val="22"/>
        </w:rPr>
        <w:t>Heatmap makes it easy to identify which features are most related to the target variable, we will plot heatmap of correlated features using the seaborn library.</w:t>
      </w:r>
      <w:r>
        <w:rPr>
          <w:rStyle w:val="eop"/>
          <w:rFonts w:ascii="Calibri" w:hAnsi="Calibri" w:cs="Calibri"/>
          <w:sz w:val="22"/>
          <w:szCs w:val="22"/>
        </w:rPr>
        <w:t> </w:t>
      </w:r>
    </w:p>
    <w:p w14:paraId="0FA2D58D" w14:textId="5AF6273E" w:rsidR="00F655A1" w:rsidRDefault="00F655A1" w:rsidP="00820B05">
      <w:pPr>
        <w:divId w:val="39480036"/>
        <w:rPr>
          <w:rFonts w:ascii="Segoe UI" w:hAnsi="Segoe UI" w:cs="Segoe UI"/>
          <w:sz w:val="18"/>
          <w:szCs w:val="18"/>
        </w:rPr>
      </w:pPr>
      <w:r>
        <w:rPr>
          <w:rStyle w:val="normaltextrun"/>
          <w:rFonts w:ascii="Calibri" w:hAnsi="Calibri" w:cs="Calibri"/>
          <w:sz w:val="22"/>
          <w:szCs w:val="22"/>
        </w:rPr>
        <w:t>​There are two main types of feature selection techniques: supervised and unsupervised, and supervised methods may be divided into wrapper, filter and intrinsic</w:t>
      </w:r>
      <w:r w:rsidR="00820B05">
        <w:rPr>
          <w:rStyle w:val="normaltextrun"/>
          <w:rFonts w:ascii="Calibri" w:hAnsi="Calibri" w:cs="Calibri"/>
          <w:sz w:val="22"/>
          <w:szCs w:val="22"/>
        </w:rPr>
        <w:t>:</w:t>
      </w:r>
    </w:p>
    <w:p w14:paraId="74E7298F" w14:textId="77777777" w:rsidR="00F655A1" w:rsidRDefault="00F655A1" w:rsidP="00600F70">
      <w:pPr>
        <w:pStyle w:val="ListParagraph"/>
        <w:numPr>
          <w:ilvl w:val="0"/>
          <w:numId w:val="28"/>
        </w:numPr>
        <w:divId w:val="436951986"/>
      </w:pPr>
      <w:r w:rsidRPr="00820B05">
        <w:rPr>
          <w:rStyle w:val="normaltextrun"/>
          <w:rFonts w:ascii="Calibri" w:hAnsi="Calibri" w:cs="Calibri"/>
          <w:sz w:val="22"/>
          <w:szCs w:val="22"/>
        </w:rPr>
        <w:t>Filter-based feature selection methods use statistical measures to score the correlation or dependence between input variables that can be filtered to choose the most relevant features. </w:t>
      </w:r>
      <w:r w:rsidRPr="00820B05">
        <w:rPr>
          <w:rStyle w:val="eop"/>
          <w:rFonts w:ascii="Calibri" w:hAnsi="Calibri" w:cs="Calibri"/>
          <w:sz w:val="22"/>
          <w:szCs w:val="22"/>
        </w:rPr>
        <w:t> </w:t>
      </w:r>
    </w:p>
    <w:p w14:paraId="1900DB22" w14:textId="613DA5D1" w:rsidR="00F655A1" w:rsidRPr="00820B05" w:rsidRDefault="00F655A1" w:rsidP="00600F70">
      <w:pPr>
        <w:pStyle w:val="ListParagraph"/>
        <w:numPr>
          <w:ilvl w:val="0"/>
          <w:numId w:val="28"/>
        </w:numPr>
        <w:divId w:val="436951986"/>
      </w:pPr>
      <w:r w:rsidRPr="00820B05">
        <w:rPr>
          <w:rStyle w:val="normaltextrun"/>
          <w:rFonts w:ascii="Calibri" w:hAnsi="Calibri" w:cs="Calibri"/>
          <w:sz w:val="22"/>
          <w:szCs w:val="22"/>
        </w:rPr>
        <w:t>Statistical measures for feature selection must be carefully chosen based on the data type of the input variable and the output or response variabl</w:t>
      </w:r>
      <w:r w:rsidR="009C2B43">
        <w:rPr>
          <w:rStyle w:val="normaltextrun"/>
          <w:rFonts w:ascii="Calibri" w:hAnsi="Calibri" w:cs="Calibri"/>
          <w:sz w:val="22"/>
          <w:szCs w:val="22"/>
        </w:rPr>
        <w:t>e</w:t>
      </w:r>
    </w:p>
    <w:p w14:paraId="517679B4" w14:textId="062E737F" w:rsidR="00820B05" w:rsidRPr="00820B05" w:rsidRDefault="00A62CAE" w:rsidP="00820B05">
      <w:pPr>
        <w:pStyle w:val="Heading4"/>
        <w:divId w:val="1258978955"/>
        <w:rPr>
          <w:rStyle w:val="normaltextrun"/>
        </w:rPr>
      </w:pPr>
      <w:bookmarkStart w:id="92" w:name="_Toc68564436"/>
      <w:r>
        <w:rPr>
          <w:rStyle w:val="normaltextrun"/>
        </w:rPr>
        <w:t xml:space="preserve">Ways of </w:t>
      </w:r>
      <w:r w:rsidR="00F655A1" w:rsidRPr="00820B05">
        <w:rPr>
          <w:rStyle w:val="normaltextrun"/>
        </w:rPr>
        <w:t>Feature Selection</w:t>
      </w:r>
      <w:bookmarkEnd w:id="92"/>
    </w:p>
    <w:p w14:paraId="50E35F3F" w14:textId="58F796E8" w:rsidR="00F655A1" w:rsidRDefault="00F655A1" w:rsidP="00820B05">
      <w:pPr>
        <w:divId w:val="1258978955"/>
        <w:rPr>
          <w:rFonts w:ascii="Segoe UI" w:hAnsi="Segoe UI" w:cs="Segoe UI"/>
          <w:sz w:val="18"/>
          <w:szCs w:val="18"/>
        </w:rPr>
      </w:pPr>
      <w:r>
        <w:rPr>
          <w:rStyle w:val="normaltextrun"/>
          <w:rFonts w:ascii="Calibri" w:hAnsi="Calibri" w:cs="Calibri"/>
          <w:sz w:val="22"/>
          <w:szCs w:val="22"/>
        </w:rPr>
        <w:t>Select a subset of input features from the dataset</w:t>
      </w:r>
      <w:r w:rsidR="00820B05">
        <w:rPr>
          <w:rStyle w:val="normaltextrun"/>
          <w:rFonts w:ascii="Calibri" w:hAnsi="Calibri" w:cs="Calibri"/>
          <w:sz w:val="22"/>
          <w:szCs w:val="22"/>
        </w:rPr>
        <w:t>, then:</w:t>
      </w:r>
    </w:p>
    <w:p w14:paraId="3DC9E10F" w14:textId="4D1ED46C" w:rsidR="00F655A1" w:rsidRDefault="00F655A1" w:rsidP="00600F70">
      <w:pPr>
        <w:pStyle w:val="ListParagraph"/>
        <w:numPr>
          <w:ilvl w:val="0"/>
          <w:numId w:val="21"/>
        </w:numPr>
        <w:divId w:val="1677224396"/>
      </w:pPr>
      <w:r w:rsidRPr="00820B05">
        <w:rPr>
          <w:rStyle w:val="normaltextrun"/>
          <w:rFonts w:ascii="Calibri" w:hAnsi="Calibri" w:cs="Calibri"/>
          <w:b/>
          <w:bCs/>
          <w:sz w:val="22"/>
          <w:szCs w:val="22"/>
        </w:rPr>
        <w:t>Unsupervised</w:t>
      </w:r>
      <w:r w:rsidRPr="00820B05">
        <w:rPr>
          <w:rStyle w:val="normaltextrun"/>
          <w:rFonts w:ascii="Calibri" w:hAnsi="Calibri" w:cs="Calibri"/>
          <w:sz w:val="22"/>
          <w:szCs w:val="22"/>
        </w:rPr>
        <w:t>: Do not use the target variable (</w:t>
      </w:r>
      <w:r w:rsidR="009C2B43" w:rsidRPr="00820B05">
        <w:rPr>
          <w:rStyle w:val="normaltextrun"/>
          <w:rFonts w:ascii="Calibri" w:hAnsi="Calibri" w:cs="Calibri"/>
          <w:sz w:val="22"/>
          <w:szCs w:val="22"/>
        </w:rPr>
        <w:t>e.g.,</w:t>
      </w:r>
      <w:r w:rsidRPr="00820B05">
        <w:rPr>
          <w:rStyle w:val="normaltextrun"/>
          <w:rFonts w:ascii="Calibri" w:hAnsi="Calibri" w:cs="Calibri"/>
          <w:sz w:val="22"/>
          <w:szCs w:val="22"/>
        </w:rPr>
        <w:t> remove redundant variables). </w:t>
      </w:r>
      <w:r w:rsidRPr="00820B05">
        <w:rPr>
          <w:rStyle w:val="eop"/>
          <w:rFonts w:ascii="Calibri" w:hAnsi="Calibri" w:cs="Calibri"/>
          <w:sz w:val="22"/>
          <w:szCs w:val="22"/>
        </w:rPr>
        <w:t> </w:t>
      </w:r>
    </w:p>
    <w:p w14:paraId="04CBC8E1" w14:textId="77777777" w:rsidR="00F655A1" w:rsidRDefault="00F655A1" w:rsidP="00600F70">
      <w:pPr>
        <w:pStyle w:val="ListParagraph"/>
        <w:numPr>
          <w:ilvl w:val="1"/>
          <w:numId w:val="21"/>
        </w:numPr>
        <w:divId w:val="699933305"/>
      </w:pPr>
      <w:r w:rsidRPr="00820B05">
        <w:rPr>
          <w:rStyle w:val="normaltextrun"/>
          <w:rFonts w:ascii="Calibri" w:hAnsi="Calibri" w:cs="Calibri"/>
          <w:sz w:val="22"/>
          <w:szCs w:val="22"/>
        </w:rPr>
        <w:t>Correlation </w:t>
      </w:r>
      <w:r w:rsidRPr="00820B05">
        <w:rPr>
          <w:rStyle w:val="eop"/>
          <w:rFonts w:ascii="Calibri" w:hAnsi="Calibri" w:cs="Calibri"/>
          <w:sz w:val="22"/>
          <w:szCs w:val="22"/>
        </w:rPr>
        <w:t> </w:t>
      </w:r>
    </w:p>
    <w:p w14:paraId="18E61DB5" w14:textId="2F947B3F" w:rsidR="00F655A1" w:rsidRDefault="00F655A1" w:rsidP="00600F70">
      <w:pPr>
        <w:pStyle w:val="ListParagraph"/>
        <w:numPr>
          <w:ilvl w:val="0"/>
          <w:numId w:val="21"/>
        </w:numPr>
        <w:divId w:val="1641298624"/>
      </w:pPr>
      <w:r w:rsidRPr="00820B05">
        <w:rPr>
          <w:rStyle w:val="normaltextrun"/>
          <w:rFonts w:ascii="Calibri" w:hAnsi="Calibri" w:cs="Calibri"/>
          <w:b/>
          <w:bCs/>
          <w:sz w:val="22"/>
          <w:szCs w:val="22"/>
        </w:rPr>
        <w:t>Supervised</w:t>
      </w:r>
      <w:r w:rsidRPr="00820B05">
        <w:rPr>
          <w:rStyle w:val="normaltextrun"/>
          <w:rFonts w:ascii="Calibri" w:hAnsi="Calibri" w:cs="Calibri"/>
          <w:sz w:val="22"/>
          <w:szCs w:val="22"/>
        </w:rPr>
        <w:t>: Use the target variable (</w:t>
      </w:r>
      <w:r w:rsidR="009C2B43" w:rsidRPr="00820B05">
        <w:rPr>
          <w:rStyle w:val="normaltextrun"/>
          <w:rFonts w:ascii="Calibri" w:hAnsi="Calibri" w:cs="Calibri"/>
          <w:sz w:val="22"/>
          <w:szCs w:val="22"/>
        </w:rPr>
        <w:t>e.g.,</w:t>
      </w:r>
      <w:r w:rsidRPr="00820B05">
        <w:rPr>
          <w:rStyle w:val="normaltextrun"/>
          <w:rFonts w:ascii="Calibri" w:hAnsi="Calibri" w:cs="Calibri"/>
          <w:sz w:val="22"/>
          <w:szCs w:val="22"/>
        </w:rPr>
        <w:t> remove irrelevant variables). </w:t>
      </w:r>
      <w:r w:rsidRPr="00820B05">
        <w:rPr>
          <w:rStyle w:val="eop"/>
          <w:rFonts w:ascii="Calibri" w:hAnsi="Calibri" w:cs="Calibri"/>
          <w:sz w:val="22"/>
          <w:szCs w:val="22"/>
        </w:rPr>
        <w:t> </w:t>
      </w:r>
    </w:p>
    <w:p w14:paraId="4F0E648C" w14:textId="77777777" w:rsidR="00F655A1" w:rsidRDefault="00F655A1" w:rsidP="00600F70">
      <w:pPr>
        <w:pStyle w:val="ListParagraph"/>
        <w:numPr>
          <w:ilvl w:val="1"/>
          <w:numId w:val="21"/>
        </w:numPr>
        <w:divId w:val="480656702"/>
      </w:pPr>
      <w:r w:rsidRPr="00820B05">
        <w:rPr>
          <w:rStyle w:val="normaltextrun"/>
          <w:rFonts w:ascii="Calibri" w:hAnsi="Calibri" w:cs="Calibri"/>
          <w:b/>
          <w:bCs/>
          <w:sz w:val="22"/>
          <w:szCs w:val="22"/>
        </w:rPr>
        <w:t>Wrapper</w:t>
      </w:r>
      <w:r w:rsidRPr="00820B05">
        <w:rPr>
          <w:rStyle w:val="normaltextrun"/>
          <w:rFonts w:ascii="Calibri" w:hAnsi="Calibri" w:cs="Calibri"/>
          <w:sz w:val="22"/>
          <w:szCs w:val="22"/>
        </w:rPr>
        <w:t>: Search for well-performing subsets of features. </w:t>
      </w:r>
      <w:r w:rsidRPr="00820B05">
        <w:rPr>
          <w:rStyle w:val="eop"/>
          <w:rFonts w:ascii="Calibri" w:hAnsi="Calibri" w:cs="Calibri"/>
          <w:sz w:val="22"/>
          <w:szCs w:val="22"/>
        </w:rPr>
        <w:t> </w:t>
      </w:r>
    </w:p>
    <w:p w14:paraId="763426BF" w14:textId="77777777" w:rsidR="00F655A1" w:rsidRDefault="00F655A1" w:rsidP="00600F70">
      <w:pPr>
        <w:pStyle w:val="ListParagraph"/>
        <w:numPr>
          <w:ilvl w:val="2"/>
          <w:numId w:val="21"/>
        </w:numPr>
        <w:divId w:val="1279219742"/>
      </w:pPr>
      <w:r w:rsidRPr="00820B05">
        <w:rPr>
          <w:rStyle w:val="normaltextrun"/>
          <w:rFonts w:ascii="Calibri" w:hAnsi="Calibri" w:cs="Calibri"/>
          <w:sz w:val="22"/>
          <w:szCs w:val="22"/>
        </w:rPr>
        <w:t>RFE </w:t>
      </w:r>
      <w:r w:rsidRPr="00820B05">
        <w:rPr>
          <w:rStyle w:val="eop"/>
          <w:rFonts w:ascii="Calibri" w:hAnsi="Calibri" w:cs="Calibri"/>
          <w:sz w:val="22"/>
          <w:szCs w:val="22"/>
        </w:rPr>
        <w:t> </w:t>
      </w:r>
    </w:p>
    <w:p w14:paraId="49BF7010" w14:textId="77777777" w:rsidR="00F655A1" w:rsidRDefault="00F655A1" w:rsidP="00600F70">
      <w:pPr>
        <w:pStyle w:val="ListParagraph"/>
        <w:numPr>
          <w:ilvl w:val="1"/>
          <w:numId w:val="21"/>
        </w:numPr>
        <w:divId w:val="1970016625"/>
      </w:pPr>
      <w:r w:rsidRPr="00820B05">
        <w:rPr>
          <w:rStyle w:val="normaltextrun"/>
          <w:rFonts w:ascii="Calibri" w:hAnsi="Calibri" w:cs="Calibri"/>
          <w:b/>
          <w:bCs/>
          <w:sz w:val="22"/>
          <w:szCs w:val="22"/>
        </w:rPr>
        <w:t>Filter</w:t>
      </w:r>
      <w:r w:rsidRPr="00820B05">
        <w:rPr>
          <w:rStyle w:val="normaltextrun"/>
          <w:rFonts w:ascii="Calibri" w:hAnsi="Calibri" w:cs="Calibri"/>
          <w:sz w:val="22"/>
          <w:szCs w:val="22"/>
        </w:rPr>
        <w:t>: Select subsets of features based on their relationship with the target. </w:t>
      </w:r>
      <w:r w:rsidRPr="00820B05">
        <w:rPr>
          <w:rStyle w:val="eop"/>
          <w:rFonts w:ascii="Calibri" w:hAnsi="Calibri" w:cs="Calibri"/>
          <w:sz w:val="22"/>
          <w:szCs w:val="22"/>
        </w:rPr>
        <w:t> </w:t>
      </w:r>
    </w:p>
    <w:p w14:paraId="503AE742" w14:textId="77777777" w:rsidR="00F655A1" w:rsidRDefault="00F655A1" w:rsidP="00600F70">
      <w:pPr>
        <w:pStyle w:val="ListParagraph"/>
        <w:numPr>
          <w:ilvl w:val="2"/>
          <w:numId w:val="21"/>
        </w:numPr>
        <w:divId w:val="1643999530"/>
      </w:pPr>
      <w:r w:rsidRPr="00820B05">
        <w:rPr>
          <w:rStyle w:val="normaltextrun"/>
          <w:rFonts w:ascii="Calibri" w:hAnsi="Calibri" w:cs="Calibri"/>
          <w:sz w:val="22"/>
          <w:szCs w:val="22"/>
        </w:rPr>
        <w:t>Statistical Methods </w:t>
      </w:r>
      <w:r w:rsidRPr="00820B05">
        <w:rPr>
          <w:rStyle w:val="eop"/>
          <w:rFonts w:ascii="Calibri" w:hAnsi="Calibri" w:cs="Calibri"/>
          <w:sz w:val="22"/>
          <w:szCs w:val="22"/>
        </w:rPr>
        <w:t> </w:t>
      </w:r>
    </w:p>
    <w:p w14:paraId="7EC6B9D2" w14:textId="77777777" w:rsidR="00F655A1" w:rsidRDefault="00F655A1" w:rsidP="00600F70">
      <w:pPr>
        <w:pStyle w:val="ListParagraph"/>
        <w:numPr>
          <w:ilvl w:val="2"/>
          <w:numId w:val="21"/>
        </w:numPr>
        <w:divId w:val="1643999530"/>
      </w:pPr>
      <w:r w:rsidRPr="00820B05">
        <w:rPr>
          <w:rStyle w:val="normaltextrun"/>
          <w:rFonts w:ascii="Calibri" w:hAnsi="Calibri" w:cs="Calibri"/>
          <w:sz w:val="22"/>
          <w:szCs w:val="22"/>
        </w:rPr>
        <w:t>Feature Importance Methods </w:t>
      </w:r>
      <w:r w:rsidRPr="00820B05">
        <w:rPr>
          <w:rStyle w:val="eop"/>
          <w:rFonts w:ascii="Calibri" w:hAnsi="Calibri" w:cs="Calibri"/>
          <w:sz w:val="22"/>
          <w:szCs w:val="22"/>
        </w:rPr>
        <w:t> </w:t>
      </w:r>
    </w:p>
    <w:p w14:paraId="28D3AE3E" w14:textId="77777777" w:rsidR="00F655A1" w:rsidRDefault="00F655A1" w:rsidP="00600F70">
      <w:pPr>
        <w:pStyle w:val="ListParagraph"/>
        <w:numPr>
          <w:ilvl w:val="1"/>
          <w:numId w:val="21"/>
        </w:numPr>
        <w:divId w:val="1696081540"/>
      </w:pPr>
      <w:r w:rsidRPr="00820B05">
        <w:rPr>
          <w:rStyle w:val="normaltextrun"/>
          <w:rFonts w:ascii="Calibri" w:hAnsi="Calibri" w:cs="Calibri"/>
          <w:b/>
          <w:bCs/>
          <w:sz w:val="22"/>
          <w:szCs w:val="22"/>
        </w:rPr>
        <w:t>Intrinsic</w:t>
      </w:r>
      <w:r w:rsidRPr="00820B05">
        <w:rPr>
          <w:rStyle w:val="normaltextrun"/>
          <w:rFonts w:ascii="Calibri" w:hAnsi="Calibri" w:cs="Calibri"/>
          <w:sz w:val="22"/>
          <w:szCs w:val="22"/>
        </w:rPr>
        <w:t>: Algorithms that perform automatic feature selection during training. </w:t>
      </w:r>
      <w:r w:rsidRPr="00820B05">
        <w:rPr>
          <w:rStyle w:val="eop"/>
          <w:rFonts w:ascii="Calibri" w:hAnsi="Calibri" w:cs="Calibri"/>
          <w:sz w:val="22"/>
          <w:szCs w:val="22"/>
        </w:rPr>
        <w:t> </w:t>
      </w:r>
    </w:p>
    <w:p w14:paraId="24475E76" w14:textId="5B9BAF9E" w:rsidR="00F655A1" w:rsidRPr="00820B05" w:rsidRDefault="00F655A1" w:rsidP="00600F70">
      <w:pPr>
        <w:pStyle w:val="ListParagraph"/>
        <w:numPr>
          <w:ilvl w:val="2"/>
          <w:numId w:val="21"/>
        </w:numPr>
        <w:divId w:val="1017274340"/>
        <w:rPr>
          <w:rStyle w:val="eop"/>
        </w:rPr>
      </w:pPr>
      <w:r w:rsidRPr="00820B05">
        <w:rPr>
          <w:rStyle w:val="normaltextrun"/>
          <w:rFonts w:ascii="Calibri" w:hAnsi="Calibri" w:cs="Calibri"/>
          <w:sz w:val="22"/>
          <w:szCs w:val="22"/>
        </w:rPr>
        <w:t>Decision Trees </w:t>
      </w:r>
    </w:p>
    <w:p w14:paraId="7EAD34FC" w14:textId="160E1C14" w:rsidR="00820B05" w:rsidRPr="00820B05" w:rsidRDefault="00820B05" w:rsidP="00820B05">
      <w:pPr>
        <w:pStyle w:val="Heading4"/>
        <w:divId w:val="1017274340"/>
      </w:pPr>
      <w:bookmarkStart w:id="93" w:name="_Toc68564437"/>
      <w:r>
        <w:t>Types of Feature Selection</w:t>
      </w:r>
      <w:bookmarkEnd w:id="93"/>
    </w:p>
    <w:p w14:paraId="4726DDBE" w14:textId="656DDFEE" w:rsidR="00F655A1" w:rsidRDefault="00F655A1" w:rsidP="00820B05">
      <w:pPr>
        <w:divId w:val="645478213"/>
        <w:rPr>
          <w:rFonts w:ascii="Segoe UI" w:hAnsi="Segoe UI" w:cs="Segoe UI"/>
          <w:sz w:val="18"/>
          <w:szCs w:val="18"/>
        </w:rPr>
      </w:pPr>
      <w:r>
        <w:rPr>
          <w:rStyle w:val="normaltextrun"/>
          <w:rFonts w:ascii="Calibri" w:hAnsi="Calibri" w:cs="Calibri"/>
          <w:sz w:val="22"/>
          <w:szCs w:val="22"/>
        </w:rPr>
        <w:lastRenderedPageBreak/>
        <w:t>There are three </w:t>
      </w:r>
      <w:r>
        <w:rPr>
          <w:rStyle w:val="normaltextrun"/>
          <w:rFonts w:ascii="Calibri" w:hAnsi="Calibri" w:cs="Calibri"/>
          <w:b/>
          <w:bCs/>
          <w:sz w:val="22"/>
          <w:szCs w:val="22"/>
        </w:rPr>
        <w:t>types of feature selection</w:t>
      </w:r>
      <w:r>
        <w:rPr>
          <w:rStyle w:val="normaltextrun"/>
          <w:rFonts w:ascii="Calibri" w:hAnsi="Calibri" w:cs="Calibri"/>
          <w:sz w:val="22"/>
          <w:szCs w:val="22"/>
        </w:rPr>
        <w:t>: Wrapper methods (forward, backward, and stepwise </w:t>
      </w:r>
      <w:r>
        <w:rPr>
          <w:rStyle w:val="normaltextrun"/>
          <w:rFonts w:ascii="Calibri" w:hAnsi="Calibri" w:cs="Calibri"/>
          <w:b/>
          <w:bCs/>
          <w:sz w:val="22"/>
          <w:szCs w:val="22"/>
        </w:rPr>
        <w:t>selection</w:t>
      </w:r>
      <w:r>
        <w:rPr>
          <w:rStyle w:val="normaltextrun"/>
          <w:rFonts w:ascii="Calibri" w:hAnsi="Calibri" w:cs="Calibri"/>
          <w:sz w:val="22"/>
          <w:szCs w:val="22"/>
        </w:rPr>
        <w:t>), Filter methods (ANOVA, Pearson correlation, variance thresholding), and Embedded methods (Lasso, Ridge, Decision Tree).</w:t>
      </w:r>
    </w:p>
    <w:p w14:paraId="39159FE9" w14:textId="3C36AA28" w:rsidR="00F655A1" w:rsidRDefault="00F655A1" w:rsidP="00820B05">
      <w:pPr>
        <w:pStyle w:val="Heading5"/>
        <w:divId w:val="1060448374"/>
        <w:rPr>
          <w:rStyle w:val="normaltextrun"/>
        </w:rPr>
      </w:pPr>
      <w:bookmarkStart w:id="94" w:name="_Toc68564438"/>
      <w:r w:rsidRPr="00820B05">
        <w:rPr>
          <w:rStyle w:val="normaltextrun"/>
        </w:rPr>
        <w:t>Pearson Correlation</w:t>
      </w:r>
      <w:bookmarkEnd w:id="94"/>
    </w:p>
    <w:p w14:paraId="3390F5C8" w14:textId="77777777" w:rsidR="00AB5CC8" w:rsidRPr="00820B05" w:rsidRDefault="00AB5CC8" w:rsidP="00AB5CC8">
      <w:pPr>
        <w:pStyle w:val="Heading6"/>
        <w:divId w:val="1060448374"/>
      </w:pPr>
      <w:bookmarkStart w:id="95" w:name="_Toc68564439"/>
      <w:r>
        <w:t>Pros</w:t>
      </w:r>
      <w:bookmarkEnd w:id="95"/>
    </w:p>
    <w:p w14:paraId="182A8DDC" w14:textId="09151DBE" w:rsidR="00AB5CC8" w:rsidRDefault="00AB5CC8" w:rsidP="00AB5CC8">
      <w:pPr>
        <w:divId w:val="1060448374"/>
        <w:rPr>
          <w:rStyle w:val="eop"/>
          <w:rFonts w:ascii="Calibri" w:hAnsi="Calibri" w:cs="Calibri"/>
          <w:sz w:val="22"/>
          <w:szCs w:val="22"/>
        </w:rPr>
      </w:pPr>
      <w:r>
        <w:rPr>
          <w:rStyle w:val="normaltextrun"/>
          <w:rFonts w:ascii="Calibri" w:hAnsi="Calibri" w:cs="Calibri"/>
          <w:b/>
          <w:bCs/>
          <w:sz w:val="22"/>
          <w:szCs w:val="22"/>
        </w:rPr>
        <w:t>Pearson's Correlation Coefficient</w:t>
      </w:r>
      <w:r>
        <w:rPr>
          <w:rStyle w:val="normaltextrun"/>
          <w:rFonts w:ascii="Calibri" w:hAnsi="Calibri" w:cs="Calibri"/>
          <w:sz w:val="22"/>
          <w:szCs w:val="22"/>
        </w:rPr>
        <w:t> helps you find out the relationship between two quantities. It gives you the measure of the strength of association between two variables. The value of </w:t>
      </w:r>
      <w:r>
        <w:rPr>
          <w:rStyle w:val="normaltextrun"/>
          <w:rFonts w:ascii="Calibri" w:hAnsi="Calibri" w:cs="Calibri"/>
          <w:b/>
          <w:bCs/>
          <w:sz w:val="22"/>
          <w:szCs w:val="22"/>
        </w:rPr>
        <w:t>Pearson's Correlation Coefficient</w:t>
      </w:r>
      <w:r>
        <w:rPr>
          <w:rStyle w:val="normaltextrun"/>
          <w:rFonts w:ascii="Calibri" w:hAnsi="Calibri" w:cs="Calibri"/>
          <w:sz w:val="22"/>
          <w:szCs w:val="22"/>
        </w:rPr>
        <w:t> can be between -1 to +1. 1 means that they are highly </w:t>
      </w:r>
      <w:r>
        <w:rPr>
          <w:rStyle w:val="normaltextrun"/>
          <w:rFonts w:ascii="Calibri" w:hAnsi="Calibri" w:cs="Calibri"/>
          <w:b/>
          <w:bCs/>
          <w:sz w:val="22"/>
          <w:szCs w:val="22"/>
        </w:rPr>
        <w:t>correlated</w:t>
      </w:r>
      <w:r>
        <w:rPr>
          <w:rStyle w:val="normaltextrun"/>
          <w:rFonts w:ascii="Calibri" w:hAnsi="Calibri" w:cs="Calibri"/>
          <w:sz w:val="22"/>
          <w:szCs w:val="22"/>
        </w:rPr>
        <w:t> and 0 means no </w:t>
      </w:r>
      <w:r>
        <w:rPr>
          <w:rStyle w:val="normaltextrun"/>
          <w:rFonts w:ascii="Calibri" w:hAnsi="Calibri" w:cs="Calibri"/>
          <w:b/>
          <w:bCs/>
          <w:sz w:val="22"/>
          <w:szCs w:val="22"/>
        </w:rPr>
        <w:t>correlation</w:t>
      </w:r>
      <w:r>
        <w:rPr>
          <w:rStyle w:val="normaltextrun"/>
          <w:rFonts w:ascii="Calibri" w:hAnsi="Calibri" w:cs="Calibri"/>
          <w:sz w:val="22"/>
          <w:szCs w:val="22"/>
        </w:rPr>
        <w:t>.</w:t>
      </w:r>
      <w:r>
        <w:rPr>
          <w:rStyle w:val="eop"/>
          <w:rFonts w:ascii="Calibri" w:hAnsi="Calibri" w:cs="Calibri"/>
          <w:sz w:val="22"/>
          <w:szCs w:val="22"/>
        </w:rPr>
        <w:t> </w:t>
      </w:r>
    </w:p>
    <w:p w14:paraId="0A22B654" w14:textId="636E3954" w:rsidR="00460585" w:rsidRDefault="00460585" w:rsidP="00AB5CC8">
      <w:pPr>
        <w:divId w:val="1060448374"/>
        <w:rPr>
          <w:rStyle w:val="eop"/>
          <w:rFonts w:ascii="Calibri" w:hAnsi="Calibri" w:cs="Calibri"/>
          <w:sz w:val="22"/>
          <w:szCs w:val="22"/>
        </w:rPr>
      </w:pPr>
    </w:p>
    <w:p w14:paraId="169A3D42" w14:textId="77777777" w:rsidR="00460585" w:rsidRPr="00AB5CC8" w:rsidRDefault="00460585" w:rsidP="00AB5CC8">
      <w:pPr>
        <w:divId w:val="1060448374"/>
        <w:rPr>
          <w:rFonts w:ascii="Segoe UI" w:hAnsi="Segoe UI" w:cs="Segoe UI"/>
          <w:sz w:val="18"/>
          <w:szCs w:val="18"/>
        </w:rPr>
      </w:pPr>
    </w:p>
    <w:p w14:paraId="198232D9" w14:textId="6F96ADB5" w:rsidR="00820B05" w:rsidRPr="00820B05" w:rsidRDefault="009C3CB5" w:rsidP="00820B05">
      <w:pPr>
        <w:pStyle w:val="Heading6"/>
        <w:divId w:val="1060448374"/>
      </w:pPr>
      <w:bookmarkStart w:id="96" w:name="_Toc68564440"/>
      <w:r>
        <w:t>Cons</w:t>
      </w:r>
      <w:bookmarkEnd w:id="96"/>
    </w:p>
    <w:p w14:paraId="592058FC" w14:textId="04B676CB" w:rsidR="00820B05" w:rsidRDefault="00F655A1" w:rsidP="00820B05">
      <w:pPr>
        <w:divId w:val="1159073077"/>
        <w:rPr>
          <w:rStyle w:val="normaltextrun"/>
          <w:rFonts w:ascii="Segoe UI Symbol" w:hAnsi="Segoe UI Symbol" w:cs="Segoe UI"/>
          <w:sz w:val="22"/>
          <w:szCs w:val="22"/>
        </w:rPr>
      </w:pPr>
      <w:r>
        <w:rPr>
          <w:rStyle w:val="normaltextrun"/>
          <w:rFonts w:ascii="Calibri" w:hAnsi="Calibri" w:cs="Calibri"/>
          <w:sz w:val="22"/>
          <w:szCs w:val="22"/>
        </w:rPr>
        <w:t>The </w:t>
      </w:r>
      <w:r>
        <w:rPr>
          <w:rStyle w:val="normaltextrun"/>
          <w:rFonts w:ascii="Calibri" w:hAnsi="Calibri" w:cs="Calibri"/>
          <w:b/>
          <w:bCs/>
          <w:sz w:val="22"/>
          <w:szCs w:val="22"/>
        </w:rPr>
        <w:t>disadvantages</w:t>
      </w:r>
      <w:r>
        <w:rPr>
          <w:rStyle w:val="normaltextrun"/>
          <w:rFonts w:ascii="Calibri" w:hAnsi="Calibri" w:cs="Calibri"/>
          <w:sz w:val="22"/>
          <w:szCs w:val="22"/>
        </w:rPr>
        <w:t> of the </w:t>
      </w:r>
      <w:r>
        <w:rPr>
          <w:rStyle w:val="normaltextrun"/>
          <w:rFonts w:ascii="Calibri" w:hAnsi="Calibri" w:cs="Calibri"/>
          <w:b/>
          <w:bCs/>
          <w:sz w:val="22"/>
          <w:szCs w:val="22"/>
        </w:rPr>
        <w:t>Pearson</w:t>
      </w:r>
      <w:r>
        <w:rPr>
          <w:rStyle w:val="normaltextrun"/>
          <w:rFonts w:ascii="Calibri" w:hAnsi="Calibri" w:cs="Calibri"/>
          <w:sz w:val="22"/>
          <w:szCs w:val="22"/>
        </w:rPr>
        <w:t> r </w:t>
      </w:r>
      <w:r>
        <w:rPr>
          <w:rStyle w:val="normaltextrun"/>
          <w:rFonts w:ascii="Calibri" w:hAnsi="Calibri" w:cs="Calibri"/>
          <w:b/>
          <w:bCs/>
          <w:sz w:val="22"/>
          <w:szCs w:val="22"/>
        </w:rPr>
        <w:t>correlation</w:t>
      </w:r>
      <w:r>
        <w:rPr>
          <w:rStyle w:val="normaltextrun"/>
          <w:rFonts w:ascii="Calibri" w:hAnsi="Calibri" w:cs="Calibri"/>
          <w:sz w:val="22"/>
          <w:szCs w:val="22"/>
        </w:rPr>
        <w:t> method are</w:t>
      </w:r>
      <w:r w:rsidR="00820B05">
        <w:rPr>
          <w:rStyle w:val="normaltextrun"/>
          <w:rFonts w:ascii="Calibri" w:hAnsi="Calibri" w:cs="Calibri"/>
          <w:sz w:val="22"/>
          <w:szCs w:val="22"/>
        </w:rPr>
        <w:t>:</w:t>
      </w:r>
    </w:p>
    <w:p w14:paraId="7E1F3271" w14:textId="77777777" w:rsidR="00820B05" w:rsidRPr="00820B05" w:rsidRDefault="00F655A1" w:rsidP="00600F70">
      <w:pPr>
        <w:pStyle w:val="ListParagraph"/>
        <w:numPr>
          <w:ilvl w:val="0"/>
          <w:numId w:val="32"/>
        </w:numPr>
        <w:divId w:val="1159073077"/>
        <w:rPr>
          <w:rStyle w:val="normaltextrun"/>
          <w:rFonts w:ascii="Segoe UI Symbol" w:hAnsi="Segoe UI Symbol" w:cs="Segoe UI"/>
          <w:sz w:val="22"/>
          <w:szCs w:val="22"/>
        </w:rPr>
      </w:pPr>
      <w:r w:rsidRPr="00820B05">
        <w:rPr>
          <w:rStyle w:val="normaltextrun"/>
          <w:rFonts w:ascii="Calibri" w:hAnsi="Calibri" w:cs="Calibri"/>
          <w:sz w:val="22"/>
          <w:szCs w:val="22"/>
        </w:rPr>
        <w:t>It assumes that there is always o linear relationship between the variables which might not be the case at all times</w:t>
      </w:r>
    </w:p>
    <w:p w14:paraId="0DA477FA" w14:textId="694D3116" w:rsidR="00F655A1" w:rsidRPr="00820B05" w:rsidRDefault="00F655A1" w:rsidP="00600F70">
      <w:pPr>
        <w:pStyle w:val="ListParagraph"/>
        <w:numPr>
          <w:ilvl w:val="0"/>
          <w:numId w:val="32"/>
        </w:numPr>
        <w:divId w:val="1159073077"/>
        <w:rPr>
          <w:rStyle w:val="normaltextrun"/>
          <w:rFonts w:ascii="Segoe UI" w:hAnsi="Segoe UI" w:cs="Segoe UI"/>
          <w:sz w:val="18"/>
          <w:szCs w:val="18"/>
        </w:rPr>
      </w:pPr>
      <w:r w:rsidRPr="00820B05">
        <w:rPr>
          <w:rStyle w:val="normaltextrun"/>
          <w:rFonts w:ascii="Calibri" w:hAnsi="Calibri" w:cs="Calibri"/>
          <w:sz w:val="22"/>
          <w:szCs w:val="22"/>
        </w:rPr>
        <w:t>It can be easily misinterpreted as a high degree of </w:t>
      </w:r>
      <w:r w:rsidRPr="00820B05">
        <w:rPr>
          <w:rStyle w:val="normaltextrun"/>
          <w:rFonts w:ascii="Calibri" w:hAnsi="Calibri" w:cs="Calibri"/>
          <w:b/>
          <w:bCs/>
          <w:sz w:val="22"/>
          <w:szCs w:val="22"/>
        </w:rPr>
        <w:t>correlation</w:t>
      </w:r>
      <w:r w:rsidRPr="00820B05">
        <w:rPr>
          <w:rStyle w:val="normaltextrun"/>
          <w:rFonts w:ascii="Calibri" w:hAnsi="Calibri" w:cs="Calibri"/>
          <w:sz w:val="22"/>
          <w:szCs w:val="22"/>
        </w:rPr>
        <w:t> from large values of the </w:t>
      </w:r>
      <w:r w:rsidRPr="00820B05">
        <w:rPr>
          <w:rStyle w:val="normaltextrun"/>
          <w:rFonts w:ascii="Calibri" w:hAnsi="Calibri" w:cs="Calibri"/>
          <w:b/>
          <w:bCs/>
          <w:sz w:val="22"/>
          <w:szCs w:val="22"/>
        </w:rPr>
        <w:t>correlation coefficient</w:t>
      </w:r>
      <w:r w:rsidR="00820B05">
        <w:rPr>
          <w:rStyle w:val="normaltextrun"/>
          <w:rFonts w:ascii="Calibri" w:hAnsi="Calibri" w:cs="Calibri"/>
          <w:sz w:val="22"/>
          <w:szCs w:val="22"/>
        </w:rPr>
        <w:t>.</w:t>
      </w:r>
    </w:p>
    <w:p w14:paraId="74BBE732" w14:textId="3EB4E178" w:rsidR="00F655A1" w:rsidRPr="00820B05" w:rsidRDefault="00F655A1" w:rsidP="00820B05">
      <w:pPr>
        <w:pStyle w:val="Heading5"/>
        <w:divId w:val="1730881360"/>
      </w:pPr>
      <w:bookmarkStart w:id="97" w:name="_Toc68564441"/>
      <w:r w:rsidRPr="00820B05">
        <w:rPr>
          <w:rStyle w:val="normaltextrun"/>
        </w:rPr>
        <w:t>Decision Tree</w:t>
      </w:r>
      <w:bookmarkEnd w:id="97"/>
    </w:p>
    <w:p w14:paraId="67A1694A" w14:textId="77777777" w:rsidR="00F655A1" w:rsidRDefault="00F655A1" w:rsidP="00820B05">
      <w:pPr>
        <w:divId w:val="681512069"/>
        <w:rPr>
          <w:rFonts w:ascii="Segoe UI" w:hAnsi="Segoe UI" w:cs="Segoe UI"/>
          <w:sz w:val="18"/>
          <w:szCs w:val="18"/>
        </w:rPr>
      </w:pPr>
      <w:r>
        <w:rPr>
          <w:rStyle w:val="normaltextrun"/>
          <w:rFonts w:ascii="Calibri" w:hAnsi="Calibri" w:cs="Calibri"/>
          <w:sz w:val="22"/>
          <w:szCs w:val="22"/>
        </w:rPr>
        <w:t>Decision Tree is a very popular machine learning algorithm. Decision Tree solves the problem of machine learning by transforming the data into a tree representation. Each internal node of the tree representation denotes an attribute and each leaf node denotes a class label.</w:t>
      </w:r>
      <w:r>
        <w:rPr>
          <w:rStyle w:val="eop"/>
          <w:rFonts w:ascii="Calibri" w:hAnsi="Calibri" w:cs="Calibri"/>
          <w:sz w:val="22"/>
          <w:szCs w:val="22"/>
        </w:rPr>
        <w:t> </w:t>
      </w:r>
    </w:p>
    <w:p w14:paraId="633C0387" w14:textId="207BF4B4" w:rsidR="00F655A1" w:rsidRDefault="00F655A1" w:rsidP="00820B05">
      <w:pPr>
        <w:divId w:val="1675837361"/>
        <w:rPr>
          <w:rFonts w:ascii="Segoe UI" w:hAnsi="Segoe UI" w:cs="Segoe UI"/>
          <w:sz w:val="18"/>
          <w:szCs w:val="18"/>
        </w:rPr>
      </w:pPr>
      <w:r>
        <w:rPr>
          <w:rStyle w:val="normaltextrun"/>
          <w:rFonts w:ascii="Calibri" w:hAnsi="Calibri" w:cs="Calibri"/>
          <w:sz w:val="22"/>
          <w:szCs w:val="22"/>
        </w:rPr>
        <w:t>A decision tree algorithm can be used to solve both regression and classification problems.</w:t>
      </w:r>
      <w:r>
        <w:rPr>
          <w:rStyle w:val="eop"/>
          <w:rFonts w:ascii="Calibri" w:hAnsi="Calibri" w:cs="Calibri"/>
          <w:sz w:val="22"/>
          <w:szCs w:val="22"/>
        </w:rPr>
        <w:t> </w:t>
      </w:r>
    </w:p>
    <w:p w14:paraId="10603E05" w14:textId="79C63DC9" w:rsidR="00F655A1" w:rsidRPr="00820B05" w:rsidRDefault="003F77FE" w:rsidP="00820B05">
      <w:pPr>
        <w:pStyle w:val="Heading6"/>
        <w:divId w:val="376778084"/>
      </w:pPr>
      <w:bookmarkStart w:id="98" w:name="_Toc68564442"/>
      <w:r w:rsidRPr="00820B05">
        <w:rPr>
          <w:rStyle w:val="normaltextrun"/>
        </w:rPr>
        <w:t>P</w:t>
      </w:r>
      <w:r w:rsidR="009C3CB5">
        <w:rPr>
          <w:rStyle w:val="normaltextrun"/>
        </w:rPr>
        <w:t>ros</w:t>
      </w:r>
      <w:bookmarkEnd w:id="98"/>
    </w:p>
    <w:p w14:paraId="5737EF7A" w14:textId="77777777" w:rsidR="00F655A1" w:rsidRDefault="00F655A1" w:rsidP="00600F70">
      <w:pPr>
        <w:pStyle w:val="ListParagraph"/>
        <w:numPr>
          <w:ilvl w:val="0"/>
          <w:numId w:val="29"/>
        </w:numPr>
        <w:divId w:val="35205209"/>
      </w:pPr>
      <w:r w:rsidRPr="00820B05">
        <w:rPr>
          <w:rStyle w:val="normaltextrun"/>
          <w:rFonts w:ascii="Calibri" w:hAnsi="Calibri" w:cs="Calibri"/>
          <w:sz w:val="22"/>
          <w:szCs w:val="22"/>
        </w:rPr>
        <w:t>Compared to other algorithms decision trees requires less effort for data preparation during pre-processing. </w:t>
      </w:r>
      <w:r w:rsidRPr="00820B05">
        <w:rPr>
          <w:rStyle w:val="eop"/>
          <w:rFonts w:ascii="Calibri" w:hAnsi="Calibri" w:cs="Calibri"/>
          <w:sz w:val="22"/>
          <w:szCs w:val="22"/>
        </w:rPr>
        <w:t> </w:t>
      </w:r>
    </w:p>
    <w:p w14:paraId="17EAF4DD" w14:textId="77777777" w:rsidR="00F655A1" w:rsidRDefault="00F655A1" w:rsidP="00600F70">
      <w:pPr>
        <w:pStyle w:val="ListParagraph"/>
        <w:numPr>
          <w:ilvl w:val="0"/>
          <w:numId w:val="29"/>
        </w:numPr>
        <w:divId w:val="1383597305"/>
      </w:pPr>
      <w:r w:rsidRPr="00820B05">
        <w:rPr>
          <w:rStyle w:val="normaltextrun"/>
          <w:rFonts w:ascii="Calibri" w:hAnsi="Calibri" w:cs="Calibri"/>
          <w:sz w:val="22"/>
          <w:szCs w:val="22"/>
        </w:rPr>
        <w:t>A decision tree does not require normalization of data. </w:t>
      </w:r>
      <w:r w:rsidRPr="00820B05">
        <w:rPr>
          <w:rStyle w:val="eop"/>
          <w:rFonts w:ascii="Calibri" w:hAnsi="Calibri" w:cs="Calibri"/>
          <w:sz w:val="22"/>
          <w:szCs w:val="22"/>
        </w:rPr>
        <w:t> </w:t>
      </w:r>
    </w:p>
    <w:p w14:paraId="2BC07816" w14:textId="77777777" w:rsidR="00F655A1" w:rsidRDefault="00F655A1" w:rsidP="00600F70">
      <w:pPr>
        <w:pStyle w:val="ListParagraph"/>
        <w:numPr>
          <w:ilvl w:val="0"/>
          <w:numId w:val="29"/>
        </w:numPr>
        <w:divId w:val="1254050213"/>
      </w:pPr>
      <w:r w:rsidRPr="00820B05">
        <w:rPr>
          <w:rStyle w:val="normaltextrun"/>
          <w:rFonts w:ascii="Calibri" w:hAnsi="Calibri" w:cs="Calibri"/>
          <w:sz w:val="22"/>
          <w:szCs w:val="22"/>
        </w:rPr>
        <w:t>A decision tree does not require scaling of data as well. </w:t>
      </w:r>
      <w:r w:rsidRPr="00820B05">
        <w:rPr>
          <w:rStyle w:val="eop"/>
          <w:rFonts w:ascii="Calibri" w:hAnsi="Calibri" w:cs="Calibri"/>
          <w:sz w:val="22"/>
          <w:szCs w:val="22"/>
        </w:rPr>
        <w:t> </w:t>
      </w:r>
    </w:p>
    <w:p w14:paraId="11CBA781" w14:textId="77777777" w:rsidR="00F655A1" w:rsidRDefault="00F655A1" w:rsidP="00600F70">
      <w:pPr>
        <w:pStyle w:val="ListParagraph"/>
        <w:numPr>
          <w:ilvl w:val="0"/>
          <w:numId w:val="29"/>
        </w:numPr>
        <w:divId w:val="1802068165"/>
      </w:pPr>
      <w:r w:rsidRPr="00820B05">
        <w:rPr>
          <w:rStyle w:val="normaltextrun"/>
          <w:rFonts w:ascii="Calibri" w:hAnsi="Calibri" w:cs="Calibri"/>
          <w:sz w:val="22"/>
          <w:szCs w:val="22"/>
        </w:rPr>
        <w:t>Missing values in the data also do NOT affect the process of building a decision tree to any considerable extent. </w:t>
      </w:r>
      <w:r w:rsidRPr="00820B05">
        <w:rPr>
          <w:rStyle w:val="eop"/>
          <w:rFonts w:ascii="Calibri" w:hAnsi="Calibri" w:cs="Calibri"/>
          <w:sz w:val="22"/>
          <w:szCs w:val="22"/>
        </w:rPr>
        <w:t> </w:t>
      </w:r>
    </w:p>
    <w:p w14:paraId="4CE5CC97" w14:textId="77777777" w:rsidR="00F655A1" w:rsidRDefault="00F655A1" w:rsidP="00600F70">
      <w:pPr>
        <w:pStyle w:val="ListParagraph"/>
        <w:numPr>
          <w:ilvl w:val="0"/>
          <w:numId w:val="29"/>
        </w:numPr>
        <w:divId w:val="1998654251"/>
      </w:pPr>
      <w:r w:rsidRPr="00820B05">
        <w:rPr>
          <w:rStyle w:val="normaltextrun"/>
          <w:rFonts w:ascii="Calibri" w:hAnsi="Calibri" w:cs="Calibri"/>
          <w:sz w:val="22"/>
          <w:szCs w:val="22"/>
        </w:rPr>
        <w:t>A Decision tree model is very intuitive and easy to explain to technical teams as well as stakeholders. </w:t>
      </w:r>
      <w:r w:rsidRPr="00820B05">
        <w:rPr>
          <w:rStyle w:val="eop"/>
          <w:rFonts w:ascii="Calibri" w:hAnsi="Calibri" w:cs="Calibri"/>
          <w:sz w:val="22"/>
          <w:szCs w:val="22"/>
        </w:rPr>
        <w:t> </w:t>
      </w:r>
    </w:p>
    <w:p w14:paraId="26E696B2" w14:textId="48EE6858" w:rsidR="00F655A1" w:rsidRPr="00820B05" w:rsidRDefault="003F77FE" w:rsidP="00820B05">
      <w:pPr>
        <w:pStyle w:val="Heading6"/>
        <w:divId w:val="1763143277"/>
      </w:pPr>
      <w:bookmarkStart w:id="99" w:name="_Toc68564443"/>
      <w:r w:rsidRPr="00820B05">
        <w:rPr>
          <w:rStyle w:val="normaltextrun"/>
        </w:rPr>
        <w:t>C</w:t>
      </w:r>
      <w:r w:rsidR="009C3CB5">
        <w:rPr>
          <w:rStyle w:val="normaltextrun"/>
        </w:rPr>
        <w:t>ons</w:t>
      </w:r>
      <w:bookmarkEnd w:id="99"/>
    </w:p>
    <w:p w14:paraId="772FFC55" w14:textId="77777777" w:rsidR="00F655A1" w:rsidRDefault="00F655A1" w:rsidP="00600F70">
      <w:pPr>
        <w:pStyle w:val="ListParagraph"/>
        <w:numPr>
          <w:ilvl w:val="0"/>
          <w:numId w:val="30"/>
        </w:numPr>
        <w:divId w:val="1812792321"/>
      </w:pPr>
      <w:r w:rsidRPr="00820B05">
        <w:rPr>
          <w:rStyle w:val="normaltextrun"/>
          <w:rFonts w:ascii="Calibri" w:hAnsi="Calibri" w:cs="Calibri"/>
          <w:sz w:val="22"/>
          <w:szCs w:val="22"/>
        </w:rPr>
        <w:t>A small change in the data can cause a large change in the structure of the decision tree causing instability. </w:t>
      </w:r>
      <w:r w:rsidRPr="00820B05">
        <w:rPr>
          <w:rStyle w:val="eop"/>
          <w:rFonts w:ascii="Calibri" w:hAnsi="Calibri" w:cs="Calibri"/>
          <w:sz w:val="22"/>
          <w:szCs w:val="22"/>
        </w:rPr>
        <w:t> </w:t>
      </w:r>
    </w:p>
    <w:p w14:paraId="06F048A3" w14:textId="3661FC4C" w:rsidR="00F655A1" w:rsidRDefault="00F655A1" w:rsidP="00600F70">
      <w:pPr>
        <w:pStyle w:val="ListParagraph"/>
        <w:numPr>
          <w:ilvl w:val="0"/>
          <w:numId w:val="30"/>
        </w:numPr>
        <w:divId w:val="2137409045"/>
      </w:pPr>
      <w:r w:rsidRPr="00820B05">
        <w:rPr>
          <w:rStyle w:val="normaltextrun"/>
          <w:rFonts w:ascii="Calibri" w:hAnsi="Calibri" w:cs="Calibri"/>
          <w:sz w:val="22"/>
          <w:szCs w:val="22"/>
        </w:rPr>
        <w:t>For a Decision tree </w:t>
      </w:r>
      <w:r w:rsidR="00C17F37" w:rsidRPr="00820B05">
        <w:rPr>
          <w:rStyle w:val="normaltextrun"/>
          <w:rFonts w:ascii="Calibri" w:hAnsi="Calibri" w:cs="Calibri"/>
          <w:sz w:val="22"/>
          <w:szCs w:val="22"/>
        </w:rPr>
        <w:t>sometimes,</w:t>
      </w:r>
      <w:r w:rsidRPr="00820B05">
        <w:rPr>
          <w:rStyle w:val="normaltextrun"/>
          <w:rFonts w:ascii="Calibri" w:hAnsi="Calibri" w:cs="Calibri"/>
          <w:sz w:val="22"/>
          <w:szCs w:val="22"/>
        </w:rPr>
        <w:t> calculation can go far more complex compared to other algorithms. </w:t>
      </w:r>
      <w:r w:rsidRPr="00820B05">
        <w:rPr>
          <w:rStyle w:val="eop"/>
          <w:rFonts w:ascii="Calibri" w:hAnsi="Calibri" w:cs="Calibri"/>
          <w:sz w:val="22"/>
          <w:szCs w:val="22"/>
        </w:rPr>
        <w:t> </w:t>
      </w:r>
    </w:p>
    <w:p w14:paraId="4B1F3D27" w14:textId="77777777" w:rsidR="00F655A1" w:rsidRDefault="00F655A1" w:rsidP="00600F70">
      <w:pPr>
        <w:pStyle w:val="ListParagraph"/>
        <w:numPr>
          <w:ilvl w:val="0"/>
          <w:numId w:val="30"/>
        </w:numPr>
        <w:divId w:val="548305705"/>
      </w:pPr>
      <w:r w:rsidRPr="00820B05">
        <w:rPr>
          <w:rStyle w:val="normaltextrun"/>
          <w:rFonts w:ascii="Calibri" w:hAnsi="Calibri" w:cs="Calibri"/>
          <w:sz w:val="22"/>
          <w:szCs w:val="22"/>
        </w:rPr>
        <w:t>Decision tree often involves higher time to train the model. </w:t>
      </w:r>
      <w:r w:rsidRPr="00820B05">
        <w:rPr>
          <w:rStyle w:val="eop"/>
          <w:rFonts w:ascii="Calibri" w:hAnsi="Calibri" w:cs="Calibri"/>
          <w:sz w:val="22"/>
          <w:szCs w:val="22"/>
        </w:rPr>
        <w:t> </w:t>
      </w:r>
    </w:p>
    <w:p w14:paraId="0879D3E4" w14:textId="77777777" w:rsidR="00F655A1" w:rsidRDefault="00F655A1" w:rsidP="00600F70">
      <w:pPr>
        <w:pStyle w:val="ListParagraph"/>
        <w:numPr>
          <w:ilvl w:val="0"/>
          <w:numId w:val="30"/>
        </w:numPr>
        <w:divId w:val="2091585503"/>
      </w:pPr>
      <w:r w:rsidRPr="00820B05">
        <w:rPr>
          <w:rStyle w:val="normaltextrun"/>
          <w:rFonts w:ascii="Calibri" w:hAnsi="Calibri" w:cs="Calibri"/>
          <w:sz w:val="22"/>
          <w:szCs w:val="22"/>
        </w:rPr>
        <w:t>Decision tree training is relatively expensive as the complexity and time has taken are more. </w:t>
      </w:r>
      <w:r w:rsidRPr="00820B05">
        <w:rPr>
          <w:rStyle w:val="eop"/>
          <w:rFonts w:ascii="Calibri" w:hAnsi="Calibri" w:cs="Calibri"/>
          <w:sz w:val="22"/>
          <w:szCs w:val="22"/>
        </w:rPr>
        <w:t> </w:t>
      </w:r>
    </w:p>
    <w:p w14:paraId="788EAFD4" w14:textId="6818FEF7" w:rsidR="00F655A1" w:rsidRPr="00C17F37" w:rsidRDefault="00F655A1" w:rsidP="00600F70">
      <w:pPr>
        <w:pStyle w:val="ListParagraph"/>
        <w:numPr>
          <w:ilvl w:val="0"/>
          <w:numId w:val="30"/>
        </w:numPr>
        <w:divId w:val="1319766320"/>
      </w:pPr>
      <w:r w:rsidRPr="00820B05">
        <w:rPr>
          <w:rStyle w:val="normaltextrun"/>
          <w:rFonts w:ascii="Calibri" w:hAnsi="Calibri" w:cs="Calibri"/>
          <w:sz w:val="22"/>
          <w:szCs w:val="22"/>
        </w:rPr>
        <w:t>The Decision Tree algorithm is inadequate for applying regression and predicting continuous values.</w:t>
      </w:r>
      <w:r w:rsidRPr="00820B05">
        <w:rPr>
          <w:rStyle w:val="eop"/>
          <w:rFonts w:ascii="Calibri" w:hAnsi="Calibri" w:cs="Calibri"/>
          <w:sz w:val="22"/>
          <w:szCs w:val="22"/>
        </w:rPr>
        <w:t> </w:t>
      </w:r>
    </w:p>
    <w:p w14:paraId="14FC4F61" w14:textId="6E190C38" w:rsidR="00F655A1" w:rsidRPr="00820B05" w:rsidRDefault="00F655A1" w:rsidP="00820B05">
      <w:pPr>
        <w:pStyle w:val="Heading5"/>
        <w:divId w:val="222444689"/>
      </w:pPr>
      <w:bookmarkStart w:id="100" w:name="_Toc68564444"/>
      <w:r w:rsidRPr="00820B05">
        <w:rPr>
          <w:rStyle w:val="normaltextrun"/>
        </w:rPr>
        <w:lastRenderedPageBreak/>
        <w:t>Ridge Regression</w:t>
      </w:r>
      <w:bookmarkEnd w:id="100"/>
    </w:p>
    <w:p w14:paraId="2E7DFD5A" w14:textId="77777777" w:rsidR="00F655A1" w:rsidRDefault="00F655A1" w:rsidP="00820B05">
      <w:pPr>
        <w:divId w:val="493490954"/>
        <w:rPr>
          <w:rFonts w:ascii="Segoe UI" w:hAnsi="Segoe UI" w:cs="Segoe UI"/>
          <w:sz w:val="18"/>
          <w:szCs w:val="18"/>
        </w:rPr>
      </w:pPr>
      <w:r>
        <w:rPr>
          <w:rStyle w:val="normaltextrun"/>
          <w:rFonts w:ascii="Calibri" w:hAnsi="Calibri" w:cs="Calibri"/>
          <w:sz w:val="22"/>
          <w:szCs w:val="22"/>
        </w:rPr>
        <w:t>Regularized methods such as Ridge Regression can be used to select only relevant features in the training dataset. The process of transforming a dataset in order to select only relevant features necessary for training is called dimensionality reduction.</w:t>
      </w:r>
      <w:r>
        <w:rPr>
          <w:rStyle w:val="eop"/>
          <w:rFonts w:ascii="Calibri" w:hAnsi="Calibri" w:cs="Calibri"/>
          <w:sz w:val="22"/>
          <w:szCs w:val="22"/>
        </w:rPr>
        <w:t> </w:t>
      </w:r>
    </w:p>
    <w:p w14:paraId="326D399E" w14:textId="550D9C89" w:rsidR="00F655A1" w:rsidRPr="00820B05" w:rsidRDefault="00A62CAE" w:rsidP="00820B05">
      <w:pPr>
        <w:pStyle w:val="Heading6"/>
        <w:divId w:val="1922369819"/>
      </w:pPr>
      <w:bookmarkStart w:id="101" w:name="_Toc68564445"/>
      <w:r>
        <w:rPr>
          <w:rStyle w:val="normaltextrun"/>
        </w:rPr>
        <w:t>Pros</w:t>
      </w:r>
      <w:bookmarkEnd w:id="101"/>
    </w:p>
    <w:p w14:paraId="234826A9" w14:textId="77777777" w:rsidR="00F655A1" w:rsidRDefault="00F655A1" w:rsidP="00820B05">
      <w:pPr>
        <w:divId w:val="1431974615"/>
        <w:rPr>
          <w:rFonts w:ascii="Segoe UI" w:hAnsi="Segoe UI" w:cs="Segoe UI"/>
          <w:sz w:val="18"/>
          <w:szCs w:val="18"/>
        </w:rPr>
      </w:pPr>
      <w:r>
        <w:rPr>
          <w:rStyle w:val="normaltextrun"/>
          <w:rFonts w:ascii="Calibri" w:hAnsi="Calibri" w:cs="Calibri"/>
          <w:sz w:val="22"/>
          <w:szCs w:val="22"/>
        </w:rPr>
        <w:t>We can use a regularized model to reduce the dimensionality of the training dataset. Dimensionality reduction is important because of three main reasons:</w:t>
      </w:r>
      <w:r>
        <w:rPr>
          <w:rStyle w:val="eop"/>
          <w:rFonts w:ascii="Calibri" w:hAnsi="Calibri" w:cs="Calibri"/>
          <w:sz w:val="22"/>
          <w:szCs w:val="22"/>
        </w:rPr>
        <w:t> </w:t>
      </w:r>
    </w:p>
    <w:p w14:paraId="21FFE714" w14:textId="77777777" w:rsidR="00F655A1" w:rsidRDefault="00F655A1" w:rsidP="00600F70">
      <w:pPr>
        <w:pStyle w:val="ListParagraph"/>
        <w:numPr>
          <w:ilvl w:val="0"/>
          <w:numId w:val="33"/>
        </w:numPr>
        <w:divId w:val="226771631"/>
      </w:pPr>
      <w:r w:rsidRPr="00820B05">
        <w:rPr>
          <w:rStyle w:val="normaltextrun"/>
          <w:rFonts w:ascii="Calibri" w:hAnsi="Calibri" w:cs="Calibri"/>
          <w:b/>
          <w:bCs/>
          <w:sz w:val="22"/>
          <w:szCs w:val="22"/>
        </w:rPr>
        <w:t>Prevents Overfitting</w:t>
      </w:r>
      <w:r w:rsidRPr="00820B05">
        <w:rPr>
          <w:rStyle w:val="normaltextrun"/>
          <w:rFonts w:ascii="Calibri" w:hAnsi="Calibri" w:cs="Calibri"/>
          <w:sz w:val="22"/>
          <w:szCs w:val="22"/>
        </w:rPr>
        <w:t>: A high-dimensional dataset having too many features can sometimes lead to overfitting (model captures both real and random effects). </w:t>
      </w:r>
      <w:r w:rsidRPr="00820B05">
        <w:rPr>
          <w:rStyle w:val="eop"/>
          <w:rFonts w:ascii="Calibri" w:hAnsi="Calibri" w:cs="Calibri"/>
          <w:sz w:val="22"/>
          <w:szCs w:val="22"/>
        </w:rPr>
        <w:t> </w:t>
      </w:r>
    </w:p>
    <w:p w14:paraId="7150C141" w14:textId="77777777" w:rsidR="00F655A1" w:rsidRDefault="00F655A1" w:rsidP="00600F70">
      <w:pPr>
        <w:pStyle w:val="ListParagraph"/>
        <w:numPr>
          <w:ilvl w:val="0"/>
          <w:numId w:val="33"/>
        </w:numPr>
        <w:divId w:val="1853646687"/>
      </w:pPr>
      <w:r w:rsidRPr="00820B05">
        <w:rPr>
          <w:rStyle w:val="normaltextrun"/>
          <w:rFonts w:ascii="Calibri" w:hAnsi="Calibri" w:cs="Calibri"/>
          <w:b/>
          <w:bCs/>
          <w:sz w:val="22"/>
          <w:szCs w:val="22"/>
        </w:rPr>
        <w:t>Simplicity</w:t>
      </w:r>
      <w:r w:rsidRPr="00820B05">
        <w:rPr>
          <w:rStyle w:val="normaltextrun"/>
          <w:rFonts w:ascii="Calibri" w:hAnsi="Calibri" w:cs="Calibri"/>
          <w:sz w:val="22"/>
          <w:szCs w:val="22"/>
        </w:rPr>
        <w:t>: An over-complex model having too many features can be hard to interpret especially when features are correlated with each other. </w:t>
      </w:r>
      <w:r w:rsidRPr="00820B05">
        <w:rPr>
          <w:rStyle w:val="eop"/>
          <w:rFonts w:ascii="Calibri" w:hAnsi="Calibri" w:cs="Calibri"/>
          <w:sz w:val="22"/>
          <w:szCs w:val="22"/>
        </w:rPr>
        <w:t> </w:t>
      </w:r>
    </w:p>
    <w:p w14:paraId="4212D665" w14:textId="77777777" w:rsidR="00F655A1" w:rsidRDefault="00F655A1" w:rsidP="00600F70">
      <w:pPr>
        <w:pStyle w:val="ListParagraph"/>
        <w:numPr>
          <w:ilvl w:val="0"/>
          <w:numId w:val="33"/>
        </w:numPr>
        <w:divId w:val="1328358721"/>
      </w:pPr>
      <w:r w:rsidRPr="00820B05">
        <w:rPr>
          <w:rStyle w:val="normaltextrun"/>
          <w:rFonts w:ascii="Calibri" w:hAnsi="Calibri" w:cs="Calibri"/>
          <w:b/>
          <w:bCs/>
          <w:sz w:val="22"/>
          <w:szCs w:val="22"/>
        </w:rPr>
        <w:t>Computational Efficiency</w:t>
      </w:r>
      <w:r w:rsidRPr="00820B05">
        <w:rPr>
          <w:rStyle w:val="normaltextrun"/>
          <w:rFonts w:ascii="Calibri" w:hAnsi="Calibri" w:cs="Calibri"/>
          <w:sz w:val="22"/>
          <w:szCs w:val="22"/>
        </w:rPr>
        <w:t>: A model trained on a lower dimensional dataset is computationally efficient (execution of algorithm requires less computational time). </w:t>
      </w:r>
      <w:r w:rsidRPr="00820B05">
        <w:rPr>
          <w:rStyle w:val="eop"/>
          <w:rFonts w:ascii="Calibri" w:hAnsi="Calibri" w:cs="Calibri"/>
          <w:sz w:val="22"/>
          <w:szCs w:val="22"/>
        </w:rPr>
        <w:t> </w:t>
      </w:r>
    </w:p>
    <w:p w14:paraId="67B7BD3A" w14:textId="258568D1" w:rsidR="00F655A1" w:rsidRPr="00820B05" w:rsidRDefault="00A62CAE" w:rsidP="00820B05">
      <w:pPr>
        <w:pStyle w:val="Heading6"/>
        <w:divId w:val="1843349907"/>
      </w:pPr>
      <w:bookmarkStart w:id="102" w:name="_Toc68564446"/>
      <w:r>
        <w:rPr>
          <w:rStyle w:val="normaltextrun"/>
        </w:rPr>
        <w:t>Cons</w:t>
      </w:r>
      <w:bookmarkEnd w:id="102"/>
      <w:r w:rsidR="00F655A1" w:rsidRPr="00820B05">
        <w:rPr>
          <w:rStyle w:val="eop"/>
        </w:rPr>
        <w:t> </w:t>
      </w:r>
    </w:p>
    <w:p w14:paraId="0EE3406D" w14:textId="1B342419" w:rsidR="00F655A1" w:rsidRPr="00820B05" w:rsidRDefault="00F655A1" w:rsidP="00600F70">
      <w:pPr>
        <w:pStyle w:val="ListParagraph"/>
        <w:numPr>
          <w:ilvl w:val="0"/>
          <w:numId w:val="34"/>
        </w:numPr>
        <w:divId w:val="848565155"/>
        <w:rPr>
          <w:rFonts w:ascii="Segoe UI" w:hAnsi="Segoe UI" w:cs="Segoe UI"/>
          <w:sz w:val="18"/>
          <w:szCs w:val="18"/>
        </w:rPr>
      </w:pPr>
      <w:r w:rsidRPr="00820B05">
        <w:rPr>
          <w:rStyle w:val="normaltextrun"/>
          <w:rFonts w:ascii="Calibri" w:hAnsi="Calibri" w:cs="Calibri"/>
          <w:sz w:val="22"/>
          <w:szCs w:val="22"/>
        </w:rPr>
        <w:t>Regularization leads to dimensionality reduction, which means the machine learning model is built using a lower dimensional dataset. This generally leads to a high </w:t>
      </w:r>
      <w:r w:rsidRPr="00820B05">
        <w:rPr>
          <w:rStyle w:val="normaltextrun"/>
          <w:rFonts w:ascii="Calibri" w:hAnsi="Calibri" w:cs="Calibri"/>
          <w:b/>
          <w:bCs/>
          <w:sz w:val="22"/>
          <w:szCs w:val="22"/>
        </w:rPr>
        <w:t>bias </w:t>
      </w:r>
      <w:r w:rsidR="00C17F37" w:rsidRPr="00820B05">
        <w:rPr>
          <w:rStyle w:val="normaltextrun"/>
          <w:rFonts w:ascii="Calibri" w:hAnsi="Calibri" w:cs="Calibri"/>
          <w:b/>
          <w:bCs/>
          <w:sz w:val="22"/>
          <w:szCs w:val="22"/>
        </w:rPr>
        <w:t>error</w:t>
      </w:r>
      <w:r w:rsidRPr="00820B05">
        <w:rPr>
          <w:rStyle w:val="normaltextrun"/>
          <w:rFonts w:ascii="Calibri" w:hAnsi="Calibri" w:cs="Calibri"/>
          <w:sz w:val="22"/>
          <w:szCs w:val="22"/>
        </w:rPr>
        <w:t>.</w:t>
      </w:r>
      <w:r w:rsidRPr="00820B05">
        <w:rPr>
          <w:rStyle w:val="eop"/>
          <w:rFonts w:ascii="Calibri" w:hAnsi="Calibri" w:cs="Calibri"/>
          <w:sz w:val="22"/>
          <w:szCs w:val="22"/>
        </w:rPr>
        <w:t> </w:t>
      </w:r>
    </w:p>
    <w:p w14:paraId="7B51678D" w14:textId="253B6C8C" w:rsidR="00F655A1" w:rsidRPr="00C17F37" w:rsidRDefault="00F655A1" w:rsidP="00600F70">
      <w:pPr>
        <w:pStyle w:val="ListParagraph"/>
        <w:numPr>
          <w:ilvl w:val="0"/>
          <w:numId w:val="34"/>
        </w:numPr>
        <w:divId w:val="1706828466"/>
        <w:rPr>
          <w:rFonts w:ascii="Segoe UI" w:hAnsi="Segoe UI" w:cs="Segoe UI"/>
          <w:sz w:val="18"/>
          <w:szCs w:val="18"/>
        </w:rPr>
      </w:pPr>
      <w:r w:rsidRPr="00820B05">
        <w:rPr>
          <w:rStyle w:val="normaltextrun"/>
          <w:rFonts w:ascii="Calibri" w:hAnsi="Calibri" w:cs="Calibri"/>
          <w:sz w:val="22"/>
          <w:szCs w:val="22"/>
        </w:rPr>
        <w:t>If regularization is performed before training the model, a perfect balance between </w:t>
      </w:r>
      <w:r w:rsidRPr="00820B05">
        <w:rPr>
          <w:rStyle w:val="normaltextrun"/>
          <w:rFonts w:ascii="Calibri" w:hAnsi="Calibri" w:cs="Calibri"/>
          <w:b/>
          <w:bCs/>
          <w:sz w:val="22"/>
          <w:szCs w:val="22"/>
        </w:rPr>
        <w:t xml:space="preserve">bias-variance </w:t>
      </w:r>
      <w:r w:rsidR="00C17F37" w:rsidRPr="00820B05">
        <w:rPr>
          <w:rStyle w:val="normaltextrun"/>
          <w:rFonts w:ascii="Calibri" w:hAnsi="Calibri" w:cs="Calibri"/>
          <w:b/>
          <w:bCs/>
          <w:sz w:val="22"/>
          <w:szCs w:val="22"/>
        </w:rPr>
        <w:t>trade-off</w:t>
      </w:r>
      <w:r w:rsidRPr="00820B05">
        <w:rPr>
          <w:rStyle w:val="normaltextrun"/>
          <w:rFonts w:ascii="Calibri" w:hAnsi="Calibri" w:cs="Calibri"/>
          <w:sz w:val="22"/>
          <w:szCs w:val="22"/>
        </w:rPr>
        <w:t> must be used.</w:t>
      </w:r>
    </w:p>
    <w:p w14:paraId="7CFE9902" w14:textId="7FC76950" w:rsidR="00F655A1" w:rsidRPr="00820B05" w:rsidRDefault="00F655A1" w:rsidP="00820B05">
      <w:pPr>
        <w:pStyle w:val="Heading5"/>
        <w:divId w:val="1137533266"/>
      </w:pPr>
      <w:bookmarkStart w:id="103" w:name="_Toc68564447"/>
      <w:r w:rsidRPr="00820B05">
        <w:rPr>
          <w:rStyle w:val="normaltextrun"/>
        </w:rPr>
        <w:t>Lasso</w:t>
      </w:r>
      <w:bookmarkEnd w:id="103"/>
    </w:p>
    <w:p w14:paraId="4E40ED9E" w14:textId="138355EC" w:rsidR="00F655A1" w:rsidRPr="00820B05" w:rsidRDefault="00F655A1" w:rsidP="00820B05">
      <w:pPr>
        <w:pStyle w:val="Heading6"/>
        <w:divId w:val="833911262"/>
      </w:pPr>
      <w:bookmarkStart w:id="104" w:name="_Toc68564448"/>
      <w:r w:rsidRPr="00820B05">
        <w:rPr>
          <w:rStyle w:val="normaltextrun"/>
        </w:rPr>
        <w:t>P</w:t>
      </w:r>
      <w:r w:rsidR="00995A73">
        <w:rPr>
          <w:rStyle w:val="normaltextrun"/>
        </w:rPr>
        <w:t>ros</w:t>
      </w:r>
      <w:bookmarkEnd w:id="104"/>
    </w:p>
    <w:p w14:paraId="2BE8A509" w14:textId="747B4C5D" w:rsidR="00F655A1" w:rsidRPr="00820B05" w:rsidRDefault="00F655A1" w:rsidP="00600F70">
      <w:pPr>
        <w:pStyle w:val="ListParagraph"/>
        <w:numPr>
          <w:ilvl w:val="0"/>
          <w:numId w:val="35"/>
        </w:numPr>
        <w:divId w:val="1982073991"/>
        <w:rPr>
          <w:rFonts w:ascii="Segoe UI" w:hAnsi="Segoe UI" w:cs="Segoe UI"/>
          <w:sz w:val="18"/>
          <w:szCs w:val="18"/>
        </w:rPr>
      </w:pPr>
      <w:r w:rsidRPr="00820B05">
        <w:rPr>
          <w:rStyle w:val="normaltextrun"/>
          <w:rFonts w:ascii="Calibri" w:hAnsi="Calibri" w:cs="Calibri"/>
          <w:sz w:val="22"/>
          <w:szCs w:val="22"/>
        </w:rPr>
        <w:t>As any regularization method, it can avoid overfitting. It can be applied even when number of features is larger than </w:t>
      </w:r>
      <w:r w:rsidR="00820B05" w:rsidRPr="00820B05">
        <w:rPr>
          <w:rStyle w:val="normaltextrun"/>
          <w:rFonts w:ascii="Calibri" w:hAnsi="Calibri" w:cs="Calibri"/>
          <w:sz w:val="22"/>
          <w:szCs w:val="22"/>
        </w:rPr>
        <w:t>amount</w:t>
      </w:r>
      <w:r w:rsidRPr="00820B05">
        <w:rPr>
          <w:rStyle w:val="normaltextrun"/>
          <w:rFonts w:ascii="Calibri" w:hAnsi="Calibri" w:cs="Calibri"/>
          <w:sz w:val="22"/>
          <w:szCs w:val="22"/>
        </w:rPr>
        <w:t> of data.</w:t>
      </w:r>
      <w:r w:rsidRPr="00820B05">
        <w:rPr>
          <w:rStyle w:val="eop"/>
          <w:rFonts w:ascii="Calibri" w:hAnsi="Calibri" w:cs="Calibri"/>
          <w:sz w:val="22"/>
          <w:szCs w:val="22"/>
        </w:rPr>
        <w:t> </w:t>
      </w:r>
    </w:p>
    <w:p w14:paraId="17100D8F" w14:textId="64FA7A45" w:rsidR="00F655A1" w:rsidRPr="00820B05" w:rsidRDefault="00F655A1" w:rsidP="00600F70">
      <w:pPr>
        <w:pStyle w:val="ListParagraph"/>
        <w:numPr>
          <w:ilvl w:val="0"/>
          <w:numId w:val="35"/>
        </w:numPr>
        <w:divId w:val="618099734"/>
        <w:rPr>
          <w:rFonts w:ascii="Segoe UI" w:hAnsi="Segoe UI" w:cs="Segoe UI"/>
          <w:sz w:val="18"/>
          <w:szCs w:val="18"/>
        </w:rPr>
      </w:pPr>
      <w:r w:rsidRPr="00820B05">
        <w:rPr>
          <w:rStyle w:val="normaltextrun"/>
          <w:rFonts w:ascii="Calibri" w:hAnsi="Calibri" w:cs="Calibri"/>
          <w:sz w:val="22"/>
          <w:szCs w:val="22"/>
        </w:rPr>
        <w:t>It can do feature selection.</w:t>
      </w:r>
      <w:r w:rsidRPr="00820B05">
        <w:rPr>
          <w:rStyle w:val="eop"/>
          <w:rFonts w:ascii="Calibri" w:hAnsi="Calibri" w:cs="Calibri"/>
          <w:sz w:val="22"/>
          <w:szCs w:val="22"/>
        </w:rPr>
        <w:t> </w:t>
      </w:r>
    </w:p>
    <w:p w14:paraId="5DE4DEC5" w14:textId="01BB10A2" w:rsidR="00F655A1" w:rsidRPr="00820B05" w:rsidRDefault="00F655A1" w:rsidP="00600F70">
      <w:pPr>
        <w:pStyle w:val="ListParagraph"/>
        <w:numPr>
          <w:ilvl w:val="0"/>
          <w:numId w:val="35"/>
        </w:numPr>
        <w:divId w:val="399715436"/>
        <w:rPr>
          <w:rFonts w:ascii="Segoe UI" w:hAnsi="Segoe UI" w:cs="Segoe UI"/>
          <w:sz w:val="18"/>
          <w:szCs w:val="18"/>
        </w:rPr>
      </w:pPr>
      <w:r w:rsidRPr="00820B05">
        <w:rPr>
          <w:rStyle w:val="normaltextrun"/>
          <w:rFonts w:ascii="Calibri" w:hAnsi="Calibri" w:cs="Calibri"/>
          <w:sz w:val="22"/>
          <w:szCs w:val="22"/>
        </w:rPr>
        <w:t>It is fast in terms of inference and fitting.</w:t>
      </w:r>
      <w:r w:rsidRPr="00820B05">
        <w:rPr>
          <w:rStyle w:val="eop"/>
          <w:rFonts w:ascii="Calibri" w:hAnsi="Calibri" w:cs="Calibri"/>
          <w:sz w:val="22"/>
          <w:szCs w:val="22"/>
        </w:rPr>
        <w:t> </w:t>
      </w:r>
    </w:p>
    <w:p w14:paraId="304311C5" w14:textId="0D916149" w:rsidR="00F655A1" w:rsidRPr="00820B05" w:rsidRDefault="00F655A1" w:rsidP="00820B05">
      <w:pPr>
        <w:pStyle w:val="Heading6"/>
        <w:divId w:val="1075782325"/>
      </w:pPr>
      <w:bookmarkStart w:id="105" w:name="_Toc68564449"/>
      <w:r w:rsidRPr="00820B05">
        <w:rPr>
          <w:rStyle w:val="normaltextrun"/>
        </w:rPr>
        <w:t>Cons</w:t>
      </w:r>
      <w:bookmarkEnd w:id="105"/>
    </w:p>
    <w:p w14:paraId="180D831E" w14:textId="1D84BA97" w:rsidR="00F655A1" w:rsidRPr="00820B05" w:rsidRDefault="00F655A1" w:rsidP="00600F70">
      <w:pPr>
        <w:pStyle w:val="ListParagraph"/>
        <w:numPr>
          <w:ilvl w:val="0"/>
          <w:numId w:val="36"/>
        </w:numPr>
        <w:divId w:val="66542448"/>
        <w:rPr>
          <w:rFonts w:ascii="Segoe UI" w:hAnsi="Segoe UI" w:cs="Segoe UI"/>
          <w:sz w:val="18"/>
          <w:szCs w:val="18"/>
        </w:rPr>
      </w:pPr>
      <w:r w:rsidRPr="00820B05">
        <w:rPr>
          <w:rStyle w:val="normaltextrun"/>
          <w:rFonts w:ascii="Calibri" w:hAnsi="Calibri" w:cs="Calibri"/>
          <w:sz w:val="22"/>
          <w:szCs w:val="22"/>
        </w:rPr>
        <w:t>The model selected by lasso is not stable. For example, on different bootstrapped data, the feature selected can be very different.</w:t>
      </w:r>
      <w:r w:rsidRPr="00820B05">
        <w:rPr>
          <w:rStyle w:val="eop"/>
          <w:rFonts w:ascii="Calibri" w:hAnsi="Calibri" w:cs="Calibri"/>
          <w:sz w:val="22"/>
          <w:szCs w:val="22"/>
        </w:rPr>
        <w:t> </w:t>
      </w:r>
    </w:p>
    <w:p w14:paraId="596BD37D" w14:textId="30DB9DB3" w:rsidR="00F655A1" w:rsidRPr="00820B05" w:rsidRDefault="00F655A1" w:rsidP="00600F70">
      <w:pPr>
        <w:pStyle w:val="ListParagraph"/>
        <w:numPr>
          <w:ilvl w:val="0"/>
          <w:numId w:val="36"/>
        </w:numPr>
        <w:divId w:val="2124106418"/>
        <w:rPr>
          <w:rFonts w:ascii="Segoe UI" w:hAnsi="Segoe UI" w:cs="Segoe UI"/>
          <w:sz w:val="18"/>
          <w:szCs w:val="18"/>
        </w:rPr>
      </w:pPr>
      <w:r w:rsidRPr="00820B05">
        <w:rPr>
          <w:rStyle w:val="normaltextrun"/>
          <w:rFonts w:ascii="Calibri" w:hAnsi="Calibri" w:cs="Calibri"/>
          <w:sz w:val="22"/>
          <w:szCs w:val="22"/>
        </w:rPr>
        <w:t>The model selection result is not intuitive to interpret: for example, why lasso select a feature?</w:t>
      </w:r>
      <w:r w:rsidRPr="00820B05">
        <w:rPr>
          <w:rStyle w:val="eop"/>
          <w:rFonts w:ascii="Calibri" w:hAnsi="Calibri" w:cs="Calibri"/>
          <w:sz w:val="22"/>
          <w:szCs w:val="22"/>
        </w:rPr>
        <w:t> </w:t>
      </w:r>
    </w:p>
    <w:p w14:paraId="189D4817" w14:textId="7E3D8686" w:rsidR="00F655A1" w:rsidRPr="00820B05" w:rsidRDefault="00F655A1" w:rsidP="00600F70">
      <w:pPr>
        <w:pStyle w:val="ListParagraph"/>
        <w:numPr>
          <w:ilvl w:val="0"/>
          <w:numId w:val="36"/>
        </w:numPr>
        <w:divId w:val="882866585"/>
        <w:rPr>
          <w:rFonts w:ascii="Segoe UI" w:hAnsi="Segoe UI" w:cs="Segoe UI"/>
          <w:sz w:val="18"/>
          <w:szCs w:val="18"/>
        </w:rPr>
      </w:pPr>
      <w:r w:rsidRPr="00820B05">
        <w:rPr>
          <w:rStyle w:val="normaltextrun"/>
          <w:rFonts w:ascii="Calibri" w:hAnsi="Calibri" w:cs="Calibri"/>
          <w:sz w:val="22"/>
          <w:szCs w:val="22"/>
        </w:rPr>
        <w:t>When there are highly correlated features, lasso may randomly select one of them of part of them. The result depends on the implementation. To improve, people introduced elastic net.</w:t>
      </w:r>
      <w:r w:rsidRPr="00820B05">
        <w:rPr>
          <w:rStyle w:val="eop"/>
          <w:rFonts w:ascii="Calibri" w:hAnsi="Calibri" w:cs="Calibri"/>
          <w:sz w:val="22"/>
          <w:szCs w:val="22"/>
        </w:rPr>
        <w:t> </w:t>
      </w:r>
    </w:p>
    <w:p w14:paraId="4D60F960" w14:textId="286C4769" w:rsidR="00F655A1" w:rsidRPr="00820B05" w:rsidRDefault="00F655A1" w:rsidP="00600F70">
      <w:pPr>
        <w:pStyle w:val="ListParagraph"/>
        <w:numPr>
          <w:ilvl w:val="0"/>
          <w:numId w:val="36"/>
        </w:numPr>
        <w:divId w:val="532377433"/>
        <w:rPr>
          <w:rFonts w:ascii="Segoe UI" w:hAnsi="Segoe UI" w:cs="Segoe UI"/>
          <w:sz w:val="18"/>
          <w:szCs w:val="18"/>
        </w:rPr>
      </w:pPr>
      <w:r w:rsidRPr="00820B05">
        <w:rPr>
          <w:rStyle w:val="normaltextrun"/>
          <w:rFonts w:ascii="Calibri" w:hAnsi="Calibri" w:cs="Calibri"/>
          <w:sz w:val="22"/>
          <w:szCs w:val="22"/>
        </w:rPr>
        <w:t>Based on my experience, its prediction performance is usually worse than ridge regression in terms of </w:t>
      </w:r>
      <w:r w:rsidR="009C2B43">
        <w:rPr>
          <w:rStyle w:val="normaltextrun"/>
          <w:rFonts w:ascii="Calibri" w:hAnsi="Calibri" w:cs="Calibri"/>
          <w:sz w:val="22"/>
          <w:szCs w:val="22"/>
        </w:rPr>
        <w:t>MSE</w:t>
      </w:r>
      <w:r w:rsidRPr="00820B05">
        <w:rPr>
          <w:rStyle w:val="normaltextrun"/>
          <w:rFonts w:ascii="Calibri" w:hAnsi="Calibri" w:cs="Calibri"/>
          <w:sz w:val="22"/>
          <w:szCs w:val="22"/>
        </w:rPr>
        <w:t>.</w:t>
      </w:r>
      <w:r w:rsidRPr="00820B05">
        <w:rPr>
          <w:rStyle w:val="eop"/>
          <w:rFonts w:ascii="Calibri" w:hAnsi="Calibri" w:cs="Calibri"/>
          <w:sz w:val="22"/>
          <w:szCs w:val="22"/>
        </w:rPr>
        <w:t> </w:t>
      </w:r>
    </w:p>
    <w:p w14:paraId="447F9C6F" w14:textId="17AADD04" w:rsidR="00C40C1D" w:rsidRDefault="00930800" w:rsidP="00C40C1D">
      <w:pPr>
        <w:pStyle w:val="Heading3"/>
      </w:pPr>
      <w:bookmarkStart w:id="106" w:name="_Toc68564450"/>
      <w:r w:rsidRPr="009D5030">
        <w:t>Classification</w:t>
      </w:r>
      <w:bookmarkEnd w:id="106"/>
    </w:p>
    <w:p w14:paraId="08C558CC" w14:textId="77777777" w:rsidR="00C40C1D" w:rsidRDefault="00C40C1D" w:rsidP="00C40C1D">
      <w:pPr>
        <w:pStyle w:val="ListParagraph"/>
        <w:numPr>
          <w:ilvl w:val="0"/>
          <w:numId w:val="19"/>
        </w:numPr>
      </w:pPr>
      <w:r>
        <w:t>CNN, Pooling Layer (common)</w:t>
      </w:r>
    </w:p>
    <w:p w14:paraId="15EC3605" w14:textId="77777777" w:rsidR="00C40C1D" w:rsidRDefault="00C40C1D" w:rsidP="00C40C1D">
      <w:pPr>
        <w:pStyle w:val="ListParagraph"/>
        <w:numPr>
          <w:ilvl w:val="1"/>
          <w:numId w:val="19"/>
        </w:numPr>
      </w:pPr>
      <w:r>
        <w:t>Max pooling (most common)</w:t>
      </w:r>
    </w:p>
    <w:p w14:paraId="21E1223A" w14:textId="77777777" w:rsidR="00C40C1D" w:rsidRDefault="00C40C1D" w:rsidP="00C40C1D">
      <w:pPr>
        <w:pStyle w:val="ListParagraph"/>
        <w:numPr>
          <w:ilvl w:val="1"/>
          <w:numId w:val="19"/>
        </w:numPr>
      </w:pPr>
      <w:r>
        <w:t>Sum pooling</w:t>
      </w:r>
    </w:p>
    <w:p w14:paraId="54EADEB0" w14:textId="77777777" w:rsidR="00C40C1D" w:rsidRDefault="00C40C1D" w:rsidP="00C40C1D">
      <w:pPr>
        <w:pStyle w:val="ListParagraph"/>
        <w:numPr>
          <w:ilvl w:val="1"/>
          <w:numId w:val="19"/>
        </w:numPr>
      </w:pPr>
      <w:r>
        <w:t>Average pooling</w:t>
      </w:r>
    </w:p>
    <w:p w14:paraId="516DFB0D" w14:textId="77777777" w:rsidR="00C40C1D" w:rsidRDefault="00C40C1D" w:rsidP="00C40C1D">
      <w:pPr>
        <w:pStyle w:val="ListParagraph"/>
        <w:numPr>
          <w:ilvl w:val="0"/>
          <w:numId w:val="19"/>
        </w:numPr>
      </w:pPr>
      <w:r>
        <w:t>Autoencoders</w:t>
      </w:r>
    </w:p>
    <w:p w14:paraId="0344F7E5" w14:textId="77777777" w:rsidR="00C40C1D" w:rsidRDefault="00C40C1D" w:rsidP="00C40C1D">
      <w:pPr>
        <w:pStyle w:val="ListParagraph"/>
        <w:numPr>
          <w:ilvl w:val="1"/>
          <w:numId w:val="19"/>
        </w:numPr>
      </w:pPr>
      <w:r>
        <w:lastRenderedPageBreak/>
        <w:t>Stacked Deep Autoencoders</w:t>
      </w:r>
    </w:p>
    <w:p w14:paraId="07E6BB53" w14:textId="77777777" w:rsidR="00C40C1D" w:rsidRDefault="00C40C1D" w:rsidP="00C40C1D">
      <w:pPr>
        <w:pStyle w:val="ListParagraph"/>
        <w:numPr>
          <w:ilvl w:val="0"/>
          <w:numId w:val="19"/>
        </w:numPr>
      </w:pPr>
      <w:r>
        <w:t>No. of Hidden layers in Dense and Sparse network</w:t>
      </w:r>
    </w:p>
    <w:p w14:paraId="39AD1C4C" w14:textId="77777777" w:rsidR="00C40C1D" w:rsidRDefault="00C40C1D" w:rsidP="00C40C1D">
      <w:pPr>
        <w:pStyle w:val="ListParagraph"/>
        <w:numPr>
          <w:ilvl w:val="0"/>
          <w:numId w:val="19"/>
        </w:numPr>
      </w:pPr>
      <w:r>
        <w:t>Multilayer Perceptron</w:t>
      </w:r>
    </w:p>
    <w:p w14:paraId="41236279" w14:textId="77777777" w:rsidR="00C40C1D" w:rsidRDefault="00C40C1D" w:rsidP="00C40C1D">
      <w:pPr>
        <w:pStyle w:val="ListParagraph"/>
        <w:numPr>
          <w:ilvl w:val="0"/>
          <w:numId w:val="19"/>
        </w:numPr>
      </w:pPr>
      <w:r>
        <w:t>Algorithms</w:t>
      </w:r>
    </w:p>
    <w:p w14:paraId="05858278" w14:textId="77777777" w:rsidR="00C40C1D" w:rsidRDefault="00C40C1D" w:rsidP="00C40C1D">
      <w:pPr>
        <w:pStyle w:val="ListParagraph"/>
        <w:numPr>
          <w:ilvl w:val="1"/>
          <w:numId w:val="19"/>
        </w:numPr>
      </w:pPr>
      <w:r>
        <w:t>SGNN</w:t>
      </w:r>
    </w:p>
    <w:p w14:paraId="6DEAE625" w14:textId="77777777" w:rsidR="00C40C1D" w:rsidRDefault="00C40C1D" w:rsidP="00C40C1D">
      <w:pPr>
        <w:pStyle w:val="ListParagraph"/>
        <w:numPr>
          <w:ilvl w:val="1"/>
          <w:numId w:val="19"/>
        </w:numPr>
      </w:pPr>
      <w:r>
        <w:t>Genetic</w:t>
      </w:r>
    </w:p>
    <w:p w14:paraId="10EDAAFD" w14:textId="5E95C138" w:rsidR="00C40C1D" w:rsidRPr="00C40C1D" w:rsidRDefault="00C40C1D" w:rsidP="00C40C1D">
      <w:pPr>
        <w:pStyle w:val="ListParagraph"/>
        <w:numPr>
          <w:ilvl w:val="1"/>
          <w:numId w:val="19"/>
        </w:numPr>
      </w:pPr>
      <w:r>
        <w:t>Skin Lesion Segmentation’</w:t>
      </w:r>
    </w:p>
    <w:p w14:paraId="339E310A" w14:textId="0251EE3F" w:rsidR="009366F9" w:rsidRDefault="005A1D19" w:rsidP="009D5030">
      <w:pPr>
        <w:pStyle w:val="Heading4"/>
        <w:divId w:val="266010655"/>
        <w:rPr>
          <w:rStyle w:val="eop"/>
        </w:rPr>
      </w:pPr>
      <w:bookmarkStart w:id="107" w:name="_Toc68564451"/>
      <w:r>
        <w:rPr>
          <w:rStyle w:val="eop"/>
        </w:rPr>
        <w:t>Difference Between SoftMax Function and Sigmoid Function</w:t>
      </w:r>
      <w:bookmarkEnd w:id="107"/>
    </w:p>
    <w:p w14:paraId="6F6FC3AE" w14:textId="77777777" w:rsidR="00C40C1D" w:rsidRPr="009D5030" w:rsidRDefault="00C40C1D" w:rsidP="00C40C1D">
      <w:pPr>
        <w:pStyle w:val="Heading5"/>
        <w:divId w:val="266010655"/>
      </w:pPr>
      <w:bookmarkStart w:id="108" w:name="_Toc68564452"/>
      <w:r w:rsidRPr="009D5030">
        <w:t>SoftMax classifier</w:t>
      </w:r>
      <w:bookmarkEnd w:id="108"/>
    </w:p>
    <w:p w14:paraId="2DB2E2C6" w14:textId="77777777" w:rsidR="00C40C1D" w:rsidRDefault="00C40C1D" w:rsidP="00C40C1D">
      <w:pPr>
        <w:divId w:val="266010655"/>
      </w:pPr>
      <w:r>
        <w:rPr>
          <w:rStyle w:val="normaltextrun"/>
          <w:rFonts w:ascii="Calibri" w:hAnsi="Calibri" w:cs="Calibri"/>
          <w:b/>
          <w:bCs/>
          <w:sz w:val="22"/>
          <w:szCs w:val="22"/>
        </w:rPr>
        <w:t>SoftMax</w:t>
      </w:r>
      <w:r>
        <w:rPr>
          <w:rStyle w:val="normaltextrun"/>
          <w:rFonts w:ascii="Calibri" w:hAnsi="Calibri" w:cs="Calibri"/>
          <w:sz w:val="22"/>
          <w:szCs w:val="22"/>
        </w:rPr>
        <w:t> extends this idea into a multi-class world. That is, SoftMax assigns decimal probabilities to each class in a multi-class problem. Those decimal probabilities must add up to 1.0. This additional constraint helps training converge more quickly than it otherwise would.</w:t>
      </w:r>
      <w:r>
        <w:rPr>
          <w:rStyle w:val="eop"/>
          <w:rFonts w:ascii="Calibri" w:hAnsi="Calibri" w:cs="Calibri"/>
          <w:sz w:val="22"/>
          <w:szCs w:val="22"/>
        </w:rPr>
        <w:t> </w:t>
      </w:r>
    </w:p>
    <w:p w14:paraId="42B28372" w14:textId="77777777" w:rsidR="00C40C1D" w:rsidRDefault="00C40C1D" w:rsidP="00C40C1D">
      <w:pPr>
        <w:divId w:val="266010655"/>
      </w:pPr>
      <w:r>
        <w:rPr>
          <w:rStyle w:val="normaltextrun"/>
          <w:rFonts w:ascii="Calibri" w:hAnsi="Calibri" w:cs="Calibri"/>
          <w:sz w:val="22"/>
          <w:szCs w:val="22"/>
        </w:rPr>
        <w:t>Consider the following variants of SoftMax:</w:t>
      </w:r>
      <w:r>
        <w:rPr>
          <w:rStyle w:val="eop"/>
          <w:rFonts w:ascii="Calibri" w:hAnsi="Calibri" w:cs="Calibri"/>
          <w:sz w:val="22"/>
          <w:szCs w:val="22"/>
        </w:rPr>
        <w:t> </w:t>
      </w:r>
    </w:p>
    <w:p w14:paraId="55698B1F" w14:textId="77777777" w:rsidR="00C40C1D" w:rsidRDefault="00C40C1D" w:rsidP="00600F70">
      <w:pPr>
        <w:pStyle w:val="ListParagraph"/>
        <w:numPr>
          <w:ilvl w:val="0"/>
          <w:numId w:val="37"/>
        </w:numPr>
        <w:divId w:val="266010655"/>
      </w:pPr>
      <w:r w:rsidRPr="009D5030">
        <w:rPr>
          <w:rStyle w:val="normaltextrun"/>
          <w:rFonts w:ascii="Calibri" w:hAnsi="Calibri" w:cs="Calibri"/>
          <w:b/>
          <w:bCs/>
          <w:sz w:val="22"/>
          <w:szCs w:val="22"/>
        </w:rPr>
        <w:t>Full SoftMax</w:t>
      </w:r>
      <w:r w:rsidRPr="009D5030">
        <w:rPr>
          <w:rStyle w:val="normaltextrun"/>
          <w:rFonts w:ascii="Calibri" w:hAnsi="Calibri" w:cs="Calibri"/>
          <w:sz w:val="22"/>
          <w:szCs w:val="22"/>
        </w:rPr>
        <w:t> is the SoftMax we've been discussing; that is, SoftMax calculates a probability for every possible class.</w:t>
      </w:r>
      <w:r w:rsidRPr="009D5030">
        <w:rPr>
          <w:rStyle w:val="eop"/>
          <w:rFonts w:ascii="Calibri" w:hAnsi="Calibri" w:cs="Calibri"/>
          <w:sz w:val="22"/>
          <w:szCs w:val="22"/>
        </w:rPr>
        <w:t> </w:t>
      </w:r>
    </w:p>
    <w:p w14:paraId="4D0B14E1" w14:textId="77777777" w:rsidR="00C40C1D" w:rsidRDefault="00C40C1D" w:rsidP="00600F70">
      <w:pPr>
        <w:pStyle w:val="ListParagraph"/>
        <w:numPr>
          <w:ilvl w:val="0"/>
          <w:numId w:val="37"/>
        </w:numPr>
        <w:divId w:val="266010655"/>
      </w:pPr>
      <w:r w:rsidRPr="009D5030">
        <w:rPr>
          <w:rStyle w:val="normaltextrun"/>
          <w:rFonts w:ascii="Calibri" w:hAnsi="Calibri" w:cs="Calibri"/>
          <w:b/>
          <w:bCs/>
          <w:sz w:val="22"/>
          <w:szCs w:val="22"/>
        </w:rPr>
        <w:t>Candidate sampling</w:t>
      </w:r>
      <w:r w:rsidRPr="009D5030">
        <w:rPr>
          <w:rStyle w:val="normaltextrun"/>
          <w:rFonts w:ascii="Calibri" w:hAnsi="Calibri" w:cs="Calibri"/>
          <w:sz w:val="22"/>
          <w:szCs w:val="22"/>
        </w:rPr>
        <w:t> means that SoftMax calculates a probability for all the positive labels but only for a random sample of negative labels. For example, if we are interested in determining whether an input image is a beagle or a bloodhound, we don't have to provide probabilities for every non-doggy example.</w:t>
      </w:r>
      <w:r w:rsidRPr="009D5030">
        <w:rPr>
          <w:rStyle w:val="eop"/>
          <w:rFonts w:ascii="Calibri" w:hAnsi="Calibri" w:cs="Calibri"/>
          <w:sz w:val="22"/>
          <w:szCs w:val="22"/>
        </w:rPr>
        <w:t> </w:t>
      </w:r>
    </w:p>
    <w:p w14:paraId="3D2CD5CD" w14:textId="77777777" w:rsidR="00C40C1D" w:rsidRDefault="00C40C1D" w:rsidP="00C40C1D">
      <w:pPr>
        <w:divId w:val="266010655"/>
        <w:rPr>
          <w:rStyle w:val="eop"/>
          <w:rFonts w:ascii="Calibri" w:hAnsi="Calibri" w:cs="Calibri"/>
          <w:sz w:val="22"/>
          <w:szCs w:val="22"/>
        </w:rPr>
      </w:pPr>
      <w:r>
        <w:rPr>
          <w:rStyle w:val="normaltextrun"/>
          <w:rFonts w:ascii="Calibri" w:hAnsi="Calibri" w:cs="Calibri"/>
          <w:sz w:val="22"/>
          <w:szCs w:val="22"/>
        </w:rPr>
        <w:t>Full SoftMax is fairly cheap when the number of classes is small but becomes prohibitively expensive when the number of classes climbs. Candidate sampling can improve efficiency in problems having a large number of classes</w:t>
      </w:r>
      <w:r>
        <w:rPr>
          <w:rStyle w:val="eop"/>
          <w:rFonts w:ascii="Calibri" w:hAnsi="Calibri" w:cs="Calibri"/>
          <w:sz w:val="22"/>
          <w:szCs w:val="22"/>
        </w:rPr>
        <w:t>.</w:t>
      </w:r>
    </w:p>
    <w:p w14:paraId="7C13000C" w14:textId="77777777" w:rsidR="00C40C1D" w:rsidRPr="009D5030" w:rsidRDefault="00C40C1D" w:rsidP="00C40C1D">
      <w:pPr>
        <w:pStyle w:val="Heading6"/>
        <w:divId w:val="266010655"/>
      </w:pPr>
      <w:bookmarkStart w:id="109" w:name="_Toc68564453"/>
      <w:r w:rsidRPr="009D5030">
        <w:rPr>
          <w:rStyle w:val="normaltextrun"/>
        </w:rPr>
        <w:t>Properties of SoftMax Function</w:t>
      </w:r>
      <w:bookmarkEnd w:id="109"/>
      <w:r w:rsidRPr="009D5030">
        <w:rPr>
          <w:rStyle w:val="eop"/>
        </w:rPr>
        <w:t> </w:t>
      </w:r>
    </w:p>
    <w:p w14:paraId="7FF5BFBF" w14:textId="77777777" w:rsidR="00C40C1D" w:rsidRDefault="00C40C1D" w:rsidP="00C40C1D">
      <w:pPr>
        <w:divId w:val="266010655"/>
      </w:pPr>
      <w:r>
        <w:rPr>
          <w:rStyle w:val="normaltextrun"/>
          <w:rFonts w:ascii="Calibri" w:hAnsi="Calibri" w:cs="Calibri"/>
          <w:sz w:val="22"/>
          <w:szCs w:val="22"/>
        </w:rPr>
        <w:t>Below are the few properties of SoftMax function.</w:t>
      </w:r>
      <w:r>
        <w:rPr>
          <w:rStyle w:val="eop"/>
          <w:rFonts w:ascii="Calibri" w:hAnsi="Calibri" w:cs="Calibri"/>
          <w:sz w:val="22"/>
          <w:szCs w:val="22"/>
        </w:rPr>
        <w:t> </w:t>
      </w:r>
    </w:p>
    <w:p w14:paraId="11C9F81A" w14:textId="77777777" w:rsidR="00C40C1D" w:rsidRDefault="00C40C1D" w:rsidP="00600F70">
      <w:pPr>
        <w:pStyle w:val="ListParagraph"/>
        <w:numPr>
          <w:ilvl w:val="0"/>
          <w:numId w:val="40"/>
        </w:numPr>
        <w:divId w:val="266010655"/>
      </w:pPr>
      <w:r w:rsidRPr="009D5030">
        <w:rPr>
          <w:rStyle w:val="normaltextrun"/>
          <w:rFonts w:ascii="Calibri" w:hAnsi="Calibri" w:cs="Calibri"/>
          <w:sz w:val="22"/>
          <w:szCs w:val="22"/>
        </w:rPr>
        <w:t>The calculated probabilities will be in the range of 0 to 1.</w:t>
      </w:r>
      <w:r w:rsidRPr="009D5030">
        <w:rPr>
          <w:rStyle w:val="eop"/>
          <w:rFonts w:ascii="Calibri" w:hAnsi="Calibri" w:cs="Calibri"/>
          <w:sz w:val="22"/>
          <w:szCs w:val="22"/>
        </w:rPr>
        <w:t> </w:t>
      </w:r>
    </w:p>
    <w:p w14:paraId="0C3FBEB6" w14:textId="77777777" w:rsidR="00C40C1D" w:rsidRDefault="00C40C1D" w:rsidP="00600F70">
      <w:pPr>
        <w:pStyle w:val="ListParagraph"/>
        <w:numPr>
          <w:ilvl w:val="0"/>
          <w:numId w:val="40"/>
        </w:numPr>
        <w:divId w:val="266010655"/>
      </w:pPr>
      <w:r w:rsidRPr="009D5030">
        <w:rPr>
          <w:rStyle w:val="normaltextrun"/>
          <w:rFonts w:ascii="Calibri" w:hAnsi="Calibri" w:cs="Calibri"/>
          <w:sz w:val="22"/>
          <w:szCs w:val="22"/>
        </w:rPr>
        <w:t>The sum of all the probabilities is equals to 1.</w:t>
      </w:r>
      <w:r w:rsidRPr="009D5030">
        <w:rPr>
          <w:rStyle w:val="eop"/>
          <w:rFonts w:ascii="Calibri" w:hAnsi="Calibri" w:cs="Calibri"/>
          <w:sz w:val="22"/>
          <w:szCs w:val="22"/>
        </w:rPr>
        <w:t> </w:t>
      </w:r>
    </w:p>
    <w:p w14:paraId="0484079D" w14:textId="77777777" w:rsidR="00C40C1D" w:rsidRPr="009D5030" w:rsidRDefault="00C40C1D" w:rsidP="00C40C1D">
      <w:pPr>
        <w:pStyle w:val="Heading6"/>
        <w:divId w:val="266010655"/>
      </w:pPr>
      <w:bookmarkStart w:id="110" w:name="_Toc68564454"/>
      <w:r w:rsidRPr="009D5030">
        <w:rPr>
          <w:rStyle w:val="normaltextrun"/>
        </w:rPr>
        <w:t>SoftMax Function Usage</w:t>
      </w:r>
      <w:bookmarkEnd w:id="110"/>
      <w:r w:rsidRPr="009D5030">
        <w:rPr>
          <w:rStyle w:val="eop"/>
        </w:rPr>
        <w:t> </w:t>
      </w:r>
    </w:p>
    <w:p w14:paraId="5824CE0D" w14:textId="77777777" w:rsidR="00C40C1D" w:rsidRDefault="00C40C1D" w:rsidP="00600F70">
      <w:pPr>
        <w:pStyle w:val="ListParagraph"/>
        <w:numPr>
          <w:ilvl w:val="0"/>
          <w:numId w:val="41"/>
        </w:numPr>
        <w:divId w:val="266010655"/>
      </w:pPr>
      <w:r w:rsidRPr="009D5030">
        <w:rPr>
          <w:rStyle w:val="normaltextrun"/>
          <w:rFonts w:ascii="Calibri" w:hAnsi="Calibri" w:cs="Calibri"/>
          <w:sz w:val="22"/>
          <w:szCs w:val="22"/>
        </w:rPr>
        <w:t>Used in multiple classification logistic regression model.</w:t>
      </w:r>
      <w:r w:rsidRPr="009D5030">
        <w:rPr>
          <w:rStyle w:val="eop"/>
          <w:rFonts w:ascii="Calibri" w:hAnsi="Calibri" w:cs="Calibri"/>
          <w:sz w:val="22"/>
          <w:szCs w:val="22"/>
        </w:rPr>
        <w:t> </w:t>
      </w:r>
    </w:p>
    <w:p w14:paraId="1701B585" w14:textId="77777777" w:rsidR="00C40C1D" w:rsidRPr="009D5030" w:rsidRDefault="00C40C1D" w:rsidP="00600F70">
      <w:pPr>
        <w:pStyle w:val="ListParagraph"/>
        <w:numPr>
          <w:ilvl w:val="0"/>
          <w:numId w:val="41"/>
        </w:numPr>
        <w:divId w:val="266010655"/>
        <w:rPr>
          <w:rStyle w:val="eop"/>
        </w:rPr>
      </w:pPr>
      <w:r w:rsidRPr="009D5030">
        <w:rPr>
          <w:rStyle w:val="normaltextrun"/>
          <w:rFonts w:ascii="Calibri" w:hAnsi="Calibri" w:cs="Calibri"/>
          <w:sz w:val="22"/>
          <w:szCs w:val="22"/>
        </w:rPr>
        <w:t>In building neural networks SoftMax functions used in different layer level.</w:t>
      </w:r>
    </w:p>
    <w:p w14:paraId="379D7F44" w14:textId="77777777" w:rsidR="00C40C1D" w:rsidRDefault="00C40C1D" w:rsidP="00C40C1D">
      <w:pPr>
        <w:pStyle w:val="Heading5"/>
        <w:divId w:val="266010655"/>
      </w:pPr>
      <w:bookmarkStart w:id="111" w:name="_Toc68564455"/>
      <w:r>
        <w:t xml:space="preserve">Sigmoid </w:t>
      </w:r>
      <w:r w:rsidRPr="00C40C1D">
        <w:t>Function</w:t>
      </w:r>
      <w:bookmarkEnd w:id="111"/>
    </w:p>
    <w:p w14:paraId="30282647" w14:textId="77777777" w:rsidR="00C40C1D" w:rsidRPr="009D5030" w:rsidRDefault="00C40C1D" w:rsidP="00C40C1D">
      <w:pPr>
        <w:pStyle w:val="Heading6"/>
        <w:divId w:val="266010655"/>
      </w:pPr>
      <w:bookmarkStart w:id="112" w:name="_Toc68564456"/>
      <w:r w:rsidRPr="009D5030">
        <w:rPr>
          <w:rStyle w:val="normaltextrun"/>
        </w:rPr>
        <w:t>Properties of Sigmoid Function</w:t>
      </w:r>
      <w:bookmarkEnd w:id="112"/>
      <w:r w:rsidRPr="009D5030">
        <w:rPr>
          <w:rStyle w:val="eop"/>
        </w:rPr>
        <w:t> </w:t>
      </w:r>
    </w:p>
    <w:p w14:paraId="0F512BB7" w14:textId="77777777" w:rsidR="00C40C1D" w:rsidRDefault="00C40C1D" w:rsidP="00600F70">
      <w:pPr>
        <w:pStyle w:val="ListParagraph"/>
        <w:numPr>
          <w:ilvl w:val="0"/>
          <w:numId w:val="38"/>
        </w:numPr>
        <w:divId w:val="266010655"/>
      </w:pPr>
      <w:r w:rsidRPr="009D5030">
        <w:rPr>
          <w:rStyle w:val="normaltextrun"/>
          <w:rFonts w:ascii="Calibri" w:hAnsi="Calibri" w:cs="Calibri"/>
          <w:sz w:val="22"/>
          <w:szCs w:val="22"/>
        </w:rPr>
        <w:t>The sigmoid function returns a real-valued output.</w:t>
      </w:r>
      <w:r w:rsidRPr="009D5030">
        <w:rPr>
          <w:rStyle w:val="eop"/>
          <w:rFonts w:ascii="Calibri" w:hAnsi="Calibri" w:cs="Calibri"/>
          <w:sz w:val="22"/>
          <w:szCs w:val="22"/>
        </w:rPr>
        <w:t> </w:t>
      </w:r>
    </w:p>
    <w:p w14:paraId="3806CE9E" w14:textId="77777777" w:rsidR="00C40C1D" w:rsidRDefault="00C40C1D" w:rsidP="00600F70">
      <w:pPr>
        <w:pStyle w:val="ListParagraph"/>
        <w:numPr>
          <w:ilvl w:val="0"/>
          <w:numId w:val="38"/>
        </w:numPr>
        <w:divId w:val="266010655"/>
      </w:pPr>
      <w:r w:rsidRPr="009D5030">
        <w:rPr>
          <w:rStyle w:val="normaltextrun"/>
          <w:rFonts w:ascii="Calibri" w:hAnsi="Calibri" w:cs="Calibri"/>
          <w:sz w:val="22"/>
          <w:szCs w:val="22"/>
        </w:rPr>
        <w:t>The first derivative of the sigmoid function will be non-negative or non-positive.</w:t>
      </w:r>
      <w:r w:rsidRPr="009D5030">
        <w:rPr>
          <w:rStyle w:val="eop"/>
          <w:rFonts w:ascii="Calibri" w:hAnsi="Calibri" w:cs="Calibri"/>
          <w:sz w:val="22"/>
          <w:szCs w:val="22"/>
        </w:rPr>
        <w:t> </w:t>
      </w:r>
    </w:p>
    <w:p w14:paraId="783153A5" w14:textId="77777777" w:rsidR="00C40C1D" w:rsidRDefault="00C40C1D" w:rsidP="00600F70">
      <w:pPr>
        <w:pStyle w:val="ListParagraph"/>
        <w:numPr>
          <w:ilvl w:val="1"/>
          <w:numId w:val="38"/>
        </w:numPr>
        <w:divId w:val="266010655"/>
      </w:pPr>
      <w:r w:rsidRPr="009D5030">
        <w:rPr>
          <w:rStyle w:val="normaltextrun"/>
          <w:rFonts w:ascii="Calibri" w:hAnsi="Calibri" w:cs="Calibri"/>
          <w:b/>
          <w:bCs/>
          <w:sz w:val="22"/>
          <w:szCs w:val="22"/>
        </w:rPr>
        <w:t>Non-Negative:</w:t>
      </w:r>
      <w:r w:rsidRPr="009D5030">
        <w:rPr>
          <w:rStyle w:val="normaltextrun"/>
          <w:rFonts w:ascii="Calibri" w:hAnsi="Calibri" w:cs="Calibri"/>
          <w:sz w:val="22"/>
          <w:szCs w:val="22"/>
        </w:rPr>
        <w:t> If a number is greater than or equal to zero.</w:t>
      </w:r>
      <w:r w:rsidRPr="009D5030">
        <w:rPr>
          <w:rStyle w:val="eop"/>
          <w:rFonts w:ascii="Calibri" w:hAnsi="Calibri" w:cs="Calibri"/>
          <w:sz w:val="22"/>
          <w:szCs w:val="22"/>
        </w:rPr>
        <w:t> </w:t>
      </w:r>
    </w:p>
    <w:p w14:paraId="1762CF63" w14:textId="77777777" w:rsidR="00C40C1D" w:rsidRDefault="00C40C1D" w:rsidP="00600F70">
      <w:pPr>
        <w:pStyle w:val="ListParagraph"/>
        <w:numPr>
          <w:ilvl w:val="1"/>
          <w:numId w:val="38"/>
        </w:numPr>
        <w:divId w:val="266010655"/>
      </w:pPr>
      <w:r w:rsidRPr="009D5030">
        <w:rPr>
          <w:rStyle w:val="normaltextrun"/>
          <w:rFonts w:ascii="Calibri" w:hAnsi="Calibri" w:cs="Calibri"/>
          <w:b/>
          <w:bCs/>
          <w:sz w:val="22"/>
          <w:szCs w:val="22"/>
        </w:rPr>
        <w:t>Non-Positive:</w:t>
      </w:r>
      <w:r w:rsidRPr="009D5030">
        <w:rPr>
          <w:rStyle w:val="normaltextrun"/>
          <w:rFonts w:ascii="Calibri" w:hAnsi="Calibri" w:cs="Calibri"/>
          <w:sz w:val="22"/>
          <w:szCs w:val="22"/>
        </w:rPr>
        <w:t> If a number is less than or equal to Zero.</w:t>
      </w:r>
      <w:r w:rsidRPr="009D5030">
        <w:rPr>
          <w:rStyle w:val="eop"/>
          <w:rFonts w:ascii="Calibri" w:hAnsi="Calibri" w:cs="Calibri"/>
          <w:sz w:val="22"/>
          <w:szCs w:val="22"/>
        </w:rPr>
        <w:t> </w:t>
      </w:r>
    </w:p>
    <w:p w14:paraId="44BAD8EA" w14:textId="77777777" w:rsidR="00C40C1D" w:rsidRPr="009D5030" w:rsidRDefault="00C40C1D" w:rsidP="00C40C1D">
      <w:pPr>
        <w:pStyle w:val="Heading6"/>
        <w:divId w:val="266010655"/>
      </w:pPr>
      <w:bookmarkStart w:id="113" w:name="_Toc68564457"/>
      <w:r w:rsidRPr="009D5030">
        <w:rPr>
          <w:rStyle w:val="normaltextrun"/>
        </w:rPr>
        <w:t xml:space="preserve">Sigmoid </w:t>
      </w:r>
      <w:r w:rsidRPr="00C40C1D">
        <w:rPr>
          <w:rStyle w:val="normaltextrun"/>
        </w:rPr>
        <w:t>Function</w:t>
      </w:r>
      <w:r w:rsidRPr="009D5030">
        <w:rPr>
          <w:rStyle w:val="normaltextrun"/>
        </w:rPr>
        <w:t xml:space="preserve"> Usage</w:t>
      </w:r>
      <w:bookmarkEnd w:id="113"/>
      <w:r w:rsidRPr="009D5030">
        <w:rPr>
          <w:rStyle w:val="eop"/>
        </w:rPr>
        <w:t> </w:t>
      </w:r>
    </w:p>
    <w:p w14:paraId="4F205B94" w14:textId="77777777" w:rsidR="00C40C1D" w:rsidRDefault="00C40C1D" w:rsidP="00600F70">
      <w:pPr>
        <w:pStyle w:val="ListParagraph"/>
        <w:numPr>
          <w:ilvl w:val="0"/>
          <w:numId w:val="39"/>
        </w:numPr>
        <w:divId w:val="266010655"/>
      </w:pPr>
      <w:r w:rsidRPr="009D5030">
        <w:rPr>
          <w:rStyle w:val="normaltextrun"/>
          <w:rFonts w:ascii="Calibri" w:hAnsi="Calibri" w:cs="Calibri"/>
          <w:sz w:val="22"/>
          <w:szCs w:val="22"/>
        </w:rPr>
        <w:t>The Sigmoid function used for </w:t>
      </w:r>
      <w:r w:rsidRPr="009D5030">
        <w:rPr>
          <w:rStyle w:val="normaltextrun"/>
          <w:rFonts w:ascii="Calibri" w:hAnsi="Calibri" w:cs="Calibri"/>
          <w:b/>
          <w:bCs/>
          <w:sz w:val="22"/>
          <w:szCs w:val="22"/>
        </w:rPr>
        <w:t>binary classification</w:t>
      </w:r>
      <w:r w:rsidRPr="009D5030">
        <w:rPr>
          <w:rStyle w:val="normaltextrun"/>
          <w:rFonts w:ascii="Calibri" w:hAnsi="Calibri" w:cs="Calibri"/>
          <w:sz w:val="22"/>
          <w:szCs w:val="22"/>
        </w:rPr>
        <w:t> in logistic regression model.</w:t>
      </w:r>
      <w:r w:rsidRPr="009D5030">
        <w:rPr>
          <w:rStyle w:val="eop"/>
          <w:rFonts w:ascii="Calibri" w:hAnsi="Calibri" w:cs="Calibri"/>
          <w:sz w:val="22"/>
          <w:szCs w:val="22"/>
        </w:rPr>
        <w:t> </w:t>
      </w:r>
    </w:p>
    <w:p w14:paraId="27661D0D" w14:textId="77777777" w:rsidR="00C40C1D" w:rsidRDefault="00C40C1D" w:rsidP="00600F70">
      <w:pPr>
        <w:pStyle w:val="ListParagraph"/>
        <w:numPr>
          <w:ilvl w:val="0"/>
          <w:numId w:val="39"/>
        </w:numPr>
        <w:divId w:val="266010655"/>
      </w:pPr>
      <w:r w:rsidRPr="009D5030">
        <w:rPr>
          <w:rStyle w:val="normaltextrun"/>
          <w:rFonts w:ascii="Calibri" w:hAnsi="Calibri" w:cs="Calibri"/>
          <w:sz w:val="22"/>
          <w:szCs w:val="22"/>
        </w:rPr>
        <w:lastRenderedPageBreak/>
        <w:t>While creating artificial neuron’s sigmoid function used as the </w:t>
      </w:r>
      <w:r w:rsidRPr="009D5030">
        <w:rPr>
          <w:rStyle w:val="normaltextrun"/>
          <w:rFonts w:ascii="Calibri" w:hAnsi="Calibri" w:cs="Calibri"/>
          <w:b/>
          <w:bCs/>
          <w:sz w:val="22"/>
          <w:szCs w:val="22"/>
        </w:rPr>
        <w:t>activation function</w:t>
      </w:r>
      <w:r w:rsidRPr="009D5030">
        <w:rPr>
          <w:rStyle w:val="normaltextrun"/>
          <w:rFonts w:ascii="Calibri" w:hAnsi="Calibri" w:cs="Calibri"/>
          <w:sz w:val="22"/>
          <w:szCs w:val="22"/>
        </w:rPr>
        <w:t>.</w:t>
      </w:r>
      <w:r w:rsidRPr="009D5030">
        <w:rPr>
          <w:rStyle w:val="eop"/>
          <w:rFonts w:ascii="Calibri" w:hAnsi="Calibri" w:cs="Calibri"/>
          <w:sz w:val="22"/>
          <w:szCs w:val="22"/>
        </w:rPr>
        <w:t> </w:t>
      </w:r>
    </w:p>
    <w:p w14:paraId="2B86DA41" w14:textId="6E0DF481" w:rsidR="00C40C1D" w:rsidRPr="00C40C1D" w:rsidRDefault="00C40C1D" w:rsidP="00600F70">
      <w:pPr>
        <w:pStyle w:val="ListParagraph"/>
        <w:numPr>
          <w:ilvl w:val="0"/>
          <w:numId w:val="39"/>
        </w:numPr>
        <w:divId w:val="266010655"/>
      </w:pPr>
      <w:r w:rsidRPr="009D5030">
        <w:rPr>
          <w:rStyle w:val="normaltextrun"/>
          <w:rFonts w:ascii="Calibri" w:hAnsi="Calibri" w:cs="Calibri"/>
          <w:sz w:val="22"/>
          <w:szCs w:val="22"/>
        </w:rPr>
        <w:t>In statistics, the </w:t>
      </w:r>
      <w:r w:rsidRPr="009D5030">
        <w:rPr>
          <w:rStyle w:val="normaltextrun"/>
          <w:rFonts w:ascii="Calibri" w:hAnsi="Calibri" w:cs="Calibri"/>
          <w:b/>
          <w:bCs/>
          <w:sz w:val="22"/>
          <w:szCs w:val="22"/>
        </w:rPr>
        <w:t>sigmoid function graphs</w:t>
      </w:r>
      <w:r w:rsidRPr="009D5030">
        <w:rPr>
          <w:rStyle w:val="normaltextrun"/>
          <w:rFonts w:ascii="Calibri" w:hAnsi="Calibri" w:cs="Calibri"/>
          <w:sz w:val="22"/>
          <w:szCs w:val="22"/>
        </w:rPr>
        <w:t> are common as a cumulative distribution function</w:t>
      </w:r>
      <w:r w:rsidRPr="009D5030">
        <w:rPr>
          <w:rStyle w:val="eop"/>
          <w:rFonts w:ascii="Calibri" w:hAnsi="Calibri" w:cs="Calibri"/>
          <w:sz w:val="22"/>
          <w:szCs w:val="22"/>
        </w:rPr>
        <w:t> </w:t>
      </w:r>
    </w:p>
    <w:p w14:paraId="56CC24E6" w14:textId="0ACD02E3" w:rsidR="009366F9" w:rsidRPr="009D5030" w:rsidRDefault="00C17F37" w:rsidP="009D5030">
      <w:pPr>
        <w:pStyle w:val="Heading5"/>
        <w:divId w:val="862863089"/>
      </w:pPr>
      <w:bookmarkStart w:id="114" w:name="_Toc68564458"/>
      <w:r w:rsidRPr="009D5030">
        <w:rPr>
          <w:rStyle w:val="normaltextrun"/>
        </w:rPr>
        <w:t>SoftMax</w:t>
      </w:r>
      <w:r w:rsidR="009366F9" w:rsidRPr="009D5030">
        <w:rPr>
          <w:rStyle w:val="normaltextrun"/>
        </w:rPr>
        <w:t> Function Vs Sigmoid Function</w:t>
      </w:r>
      <w:bookmarkEnd w:id="114"/>
      <w:r w:rsidR="009366F9" w:rsidRPr="009D5030">
        <w:rPr>
          <w:rStyle w:val="eop"/>
        </w:rPr>
        <w:t> </w:t>
      </w:r>
    </w:p>
    <w:p w14:paraId="70B06458" w14:textId="3C70CB7C" w:rsidR="009366F9" w:rsidRDefault="009366F9" w:rsidP="009D5030">
      <w:pPr>
        <w:divId w:val="1140730988"/>
      </w:pPr>
      <w:r>
        <w:rPr>
          <w:rStyle w:val="normaltextrun"/>
          <w:rFonts w:ascii="Calibri" w:hAnsi="Calibri" w:cs="Calibri"/>
          <w:sz w:val="22"/>
          <w:szCs w:val="22"/>
        </w:rPr>
        <w:t>While learning the logistic regression concepts, the primary confusion will be on the functions used for calculating the probabilities. As the calculated probabilities are used to predict the target class in </w:t>
      </w:r>
      <w:hyperlink r:id="rId51" w:tgtFrame="_blank" w:history="1">
        <w:r>
          <w:rPr>
            <w:rStyle w:val="normaltextrun"/>
            <w:rFonts w:ascii="Calibri" w:hAnsi="Calibri" w:cs="Calibri"/>
            <w:color w:val="0563C1"/>
            <w:sz w:val="22"/>
            <w:szCs w:val="22"/>
            <w:u w:val="single"/>
          </w:rPr>
          <w:t>logistic regression model</w:t>
        </w:r>
      </w:hyperlink>
      <w:r>
        <w:rPr>
          <w:rStyle w:val="normaltextrun"/>
          <w:rFonts w:ascii="Calibri" w:hAnsi="Calibri" w:cs="Calibri"/>
          <w:sz w:val="22"/>
          <w:szCs w:val="22"/>
        </w:rPr>
        <w:t>. The two principal functions we frequently hear are </w:t>
      </w:r>
      <w:r w:rsidR="00C17F37">
        <w:rPr>
          <w:rStyle w:val="normaltextrun"/>
          <w:rFonts w:ascii="Calibri" w:hAnsi="Calibri" w:cs="Calibri"/>
          <w:sz w:val="22"/>
          <w:szCs w:val="22"/>
        </w:rPr>
        <w:t>SoftMax</w:t>
      </w:r>
      <w:r>
        <w:rPr>
          <w:rStyle w:val="normaltextrun"/>
          <w:rFonts w:ascii="Calibri" w:hAnsi="Calibri" w:cs="Calibri"/>
          <w:sz w:val="22"/>
          <w:szCs w:val="22"/>
        </w:rPr>
        <w:t> and Sigmoid function.</w:t>
      </w:r>
      <w:r>
        <w:rPr>
          <w:rStyle w:val="eop"/>
          <w:rFonts w:ascii="Calibri" w:hAnsi="Calibri" w:cs="Calibri"/>
          <w:sz w:val="22"/>
          <w:szCs w:val="22"/>
        </w:rPr>
        <w:t> </w:t>
      </w:r>
    </w:p>
    <w:p w14:paraId="3A06672D" w14:textId="77777777" w:rsidR="009366F9" w:rsidRDefault="009366F9" w:rsidP="009D5030">
      <w:pPr>
        <w:divId w:val="1140730988"/>
      </w:pPr>
      <w:r>
        <w:rPr>
          <w:rStyle w:val="normaltextrun"/>
          <w:rFonts w:ascii="Calibri" w:hAnsi="Calibri" w:cs="Calibri"/>
          <w:sz w:val="22"/>
          <w:szCs w:val="22"/>
        </w:rPr>
        <w:t>Even though both the functions are same at the </w:t>
      </w:r>
      <w:r>
        <w:rPr>
          <w:rStyle w:val="normaltextrun"/>
          <w:rFonts w:ascii="Calibri" w:hAnsi="Calibri" w:cs="Calibri"/>
          <w:b/>
          <w:bCs/>
          <w:sz w:val="22"/>
          <w:szCs w:val="22"/>
        </w:rPr>
        <w:t>functional level.</w:t>
      </w:r>
      <w:r>
        <w:rPr>
          <w:rStyle w:val="normaltextrun"/>
          <w:rFonts w:ascii="Calibri" w:hAnsi="Calibri" w:cs="Calibri"/>
          <w:sz w:val="22"/>
          <w:szCs w:val="22"/>
        </w:rPr>
        <w:t> (Helping to predict the target class) many noticeable mathematical differences are playing the vital role in using the functions in deep learning and other fields of areas.</w:t>
      </w:r>
      <w:r>
        <w:rPr>
          <w:rStyle w:val="eop"/>
          <w:rFonts w:ascii="Calibri" w:hAnsi="Calibri" w:cs="Calibri"/>
          <w:sz w:val="22"/>
          <w:szCs w:val="22"/>
        </w:rPr>
        <w:t> </w:t>
      </w:r>
    </w:p>
    <w:p w14:paraId="22B0EFB5" w14:textId="4D6DC561" w:rsidR="009366F9" w:rsidRDefault="00C17F37" w:rsidP="009D5030">
      <w:pPr>
        <w:divId w:val="1140730988"/>
      </w:pPr>
      <w:r>
        <w:rPr>
          <w:rStyle w:val="normaltextrun"/>
          <w:rFonts w:ascii="Calibri" w:hAnsi="Calibri" w:cs="Calibri"/>
          <w:sz w:val="22"/>
          <w:szCs w:val="22"/>
        </w:rPr>
        <w:t>SoftMax</w:t>
      </w:r>
      <w:r w:rsidR="009366F9">
        <w:rPr>
          <w:rStyle w:val="normaltextrun"/>
          <w:rFonts w:ascii="Calibri" w:hAnsi="Calibri" w:cs="Calibri"/>
          <w:sz w:val="22"/>
          <w:szCs w:val="22"/>
        </w:rPr>
        <w:t> function calculates the probabilities distribution of the event over ‘n’ different events. In general way of saying, this function will calculate the probabilities of each target class over all possible target classes. Later the calculated probabilities will be helpful for determining the target class for the given inputs.</w:t>
      </w:r>
      <w:r w:rsidR="009366F9">
        <w:rPr>
          <w:rStyle w:val="eop"/>
          <w:rFonts w:ascii="Calibri" w:hAnsi="Calibri" w:cs="Calibri"/>
          <w:sz w:val="22"/>
          <w:szCs w:val="22"/>
        </w:rPr>
        <w:t> </w:t>
      </w:r>
    </w:p>
    <w:p w14:paraId="523D514F" w14:textId="477E58D3" w:rsidR="009366F9" w:rsidRPr="009D5030" w:rsidRDefault="009366F9" w:rsidP="009D5030">
      <w:pPr>
        <w:divId w:val="1140730988"/>
      </w:pPr>
      <w:r>
        <w:rPr>
          <w:rStyle w:val="normaltextrun"/>
          <w:rFonts w:ascii="Calibri" w:hAnsi="Calibri" w:cs="Calibri"/>
          <w:sz w:val="22"/>
          <w:szCs w:val="22"/>
        </w:rPr>
        <w:t>The main advantage of using </w:t>
      </w:r>
      <w:r w:rsidR="00C17F37">
        <w:rPr>
          <w:rStyle w:val="normaltextrun"/>
          <w:rFonts w:ascii="Calibri" w:hAnsi="Calibri" w:cs="Calibri"/>
          <w:sz w:val="22"/>
          <w:szCs w:val="22"/>
        </w:rPr>
        <w:t>SoftMax</w:t>
      </w:r>
      <w:r>
        <w:rPr>
          <w:rStyle w:val="normaltextrun"/>
          <w:rFonts w:ascii="Calibri" w:hAnsi="Calibri" w:cs="Calibri"/>
          <w:sz w:val="22"/>
          <w:szCs w:val="22"/>
        </w:rPr>
        <w:t> is the output probabilities range. The range will </w:t>
      </w:r>
      <w:r>
        <w:rPr>
          <w:rStyle w:val="normaltextrun"/>
          <w:rFonts w:ascii="Calibri" w:hAnsi="Calibri" w:cs="Calibri"/>
          <w:b/>
          <w:bCs/>
          <w:sz w:val="22"/>
          <w:szCs w:val="22"/>
        </w:rPr>
        <w:t>0 to 1</w:t>
      </w:r>
      <w:r>
        <w:rPr>
          <w:rStyle w:val="normaltextrun"/>
          <w:rFonts w:ascii="Calibri" w:hAnsi="Calibri" w:cs="Calibri"/>
          <w:sz w:val="22"/>
          <w:szCs w:val="22"/>
        </w:rPr>
        <w:t>, and the sum of all the probabilities will be </w:t>
      </w:r>
      <w:r>
        <w:rPr>
          <w:rStyle w:val="normaltextrun"/>
          <w:rFonts w:ascii="Calibri" w:hAnsi="Calibri" w:cs="Calibri"/>
          <w:b/>
          <w:bCs/>
          <w:sz w:val="22"/>
          <w:szCs w:val="22"/>
        </w:rPr>
        <w:t>equal to one</w:t>
      </w:r>
      <w:r>
        <w:rPr>
          <w:rStyle w:val="normaltextrun"/>
          <w:rFonts w:ascii="Calibri" w:hAnsi="Calibri" w:cs="Calibri"/>
          <w:sz w:val="22"/>
          <w:szCs w:val="22"/>
        </w:rPr>
        <w:t>. If the </w:t>
      </w:r>
      <w:r w:rsidR="008371F6">
        <w:rPr>
          <w:rStyle w:val="normaltextrun"/>
          <w:rFonts w:ascii="Calibri" w:hAnsi="Calibri" w:cs="Calibri"/>
          <w:sz w:val="22"/>
          <w:szCs w:val="22"/>
        </w:rPr>
        <w:t>SoftMax</w:t>
      </w:r>
      <w:r>
        <w:rPr>
          <w:rStyle w:val="normaltextrun"/>
          <w:rFonts w:ascii="Calibri" w:hAnsi="Calibri" w:cs="Calibri"/>
          <w:sz w:val="22"/>
          <w:szCs w:val="22"/>
        </w:rPr>
        <w:t> function used for multi-classification model it returns the probabilities of each class and the target class will have the high probability.</w:t>
      </w:r>
      <w:r>
        <w:rPr>
          <w:rStyle w:val="eop"/>
          <w:rFonts w:ascii="Calibri" w:hAnsi="Calibri" w:cs="Calibri"/>
          <w:sz w:val="22"/>
          <w:szCs w:val="22"/>
        </w:rPr>
        <w:t> </w:t>
      </w:r>
    </w:p>
    <w:p w14:paraId="59161B8C" w14:textId="03E3FF1D" w:rsidR="003665C0" w:rsidRPr="00C40C1D" w:rsidRDefault="00A12BC7" w:rsidP="00C40C1D">
      <w:pPr>
        <w:pStyle w:val="Heading4"/>
        <w:divId w:val="1896622206"/>
      </w:pPr>
      <w:bookmarkStart w:id="115" w:name="_Toc68564459"/>
      <w:r>
        <w:rPr>
          <w:rStyle w:val="eop"/>
        </w:rPr>
        <w:t>Binary Classifier</w:t>
      </w:r>
      <w:bookmarkEnd w:id="115"/>
    </w:p>
    <w:p w14:paraId="402BB4EF" w14:textId="1126F664" w:rsidR="003665C0" w:rsidRDefault="003665C0" w:rsidP="00C40C1D">
      <w:pPr>
        <w:divId w:val="1896622206"/>
      </w:pPr>
      <w:r>
        <w:rPr>
          <w:rStyle w:val="normaltextrun"/>
          <w:rFonts w:ascii="Calibri" w:hAnsi="Calibri" w:cs="Calibri"/>
          <w:sz w:val="22"/>
          <w:szCs w:val="22"/>
        </w:rPr>
        <w:t xml:space="preserve">It is one of the most frequently used problems in machine learning. In simplest form the user tries to classify a unit into 1 of the 2 possible categories. For example, take the attributes of the fruits like </w:t>
      </w:r>
      <w:proofErr w:type="spellStart"/>
      <w:r>
        <w:rPr>
          <w:rStyle w:val="normaltextrun"/>
          <w:rFonts w:ascii="Calibri" w:hAnsi="Calibri" w:cs="Calibri"/>
          <w:sz w:val="22"/>
          <w:szCs w:val="22"/>
        </w:rPr>
        <w:t>color</w:t>
      </w:r>
      <w:proofErr w:type="spellEnd"/>
      <w:r>
        <w:rPr>
          <w:rStyle w:val="normaltextrun"/>
          <w:rFonts w:ascii="Calibri" w:hAnsi="Calibri" w:cs="Calibri"/>
          <w:sz w:val="22"/>
          <w:szCs w:val="22"/>
        </w:rPr>
        <w:t>, peel texture, shape </w:t>
      </w:r>
      <w:r w:rsidR="008371F6">
        <w:rPr>
          <w:rStyle w:val="normaltextrun"/>
          <w:rFonts w:ascii="Calibri" w:hAnsi="Calibri" w:cs="Calibri"/>
          <w:sz w:val="22"/>
          <w:szCs w:val="22"/>
        </w:rPr>
        <w:t>etc. A</w:t>
      </w:r>
      <w:r>
        <w:rPr>
          <w:rStyle w:val="normaltextrun"/>
          <w:rFonts w:ascii="Calibri" w:hAnsi="Calibri" w:cs="Calibri"/>
          <w:sz w:val="22"/>
          <w:szCs w:val="22"/>
        </w:rPr>
        <w:t> linear classifier that the perceptron is classified as is a classification algorithm, which depends on a linear predictor function to make the predictions and predictions are based on the union that includes weights and feature vector.</w:t>
      </w:r>
      <w:r>
        <w:rPr>
          <w:rStyle w:val="eop"/>
          <w:rFonts w:ascii="Calibri" w:hAnsi="Calibri" w:cs="Calibri"/>
          <w:sz w:val="22"/>
          <w:szCs w:val="22"/>
        </w:rPr>
        <w:t> </w:t>
      </w:r>
    </w:p>
    <w:p w14:paraId="67C8FDF4" w14:textId="1F5FF63E" w:rsidR="003665C0" w:rsidRPr="00C40C1D" w:rsidRDefault="003665C0" w:rsidP="00C40C1D">
      <w:pPr>
        <w:pStyle w:val="Heading4"/>
        <w:divId w:val="1896622206"/>
      </w:pPr>
      <w:bookmarkStart w:id="116" w:name="_Toc68564460"/>
      <w:r w:rsidRPr="00C40C1D">
        <w:rPr>
          <w:rStyle w:val="normaltextrun"/>
        </w:rPr>
        <w:t>Dense Layer</w:t>
      </w:r>
      <w:bookmarkEnd w:id="116"/>
    </w:p>
    <w:p w14:paraId="760454BB" w14:textId="45E1F322" w:rsidR="003665C0" w:rsidRDefault="003665C0" w:rsidP="00C40C1D">
      <w:pPr>
        <w:divId w:val="1896622206"/>
      </w:pPr>
      <w:r>
        <w:rPr>
          <w:rStyle w:val="normaltextrun"/>
          <w:rFonts w:ascii="Calibri" w:hAnsi="Calibri" w:cs="Calibri"/>
          <w:sz w:val="22"/>
          <w:szCs w:val="22"/>
        </w:rPr>
        <w:t>Neural network dense layers (or fully connected layers) are the foundation of nearly all neural networks.</w:t>
      </w:r>
    </w:p>
    <w:p w14:paraId="1F3377B5" w14:textId="77777777" w:rsidR="003665C0" w:rsidRPr="00C40C1D" w:rsidRDefault="003665C0" w:rsidP="00C40C1D">
      <w:pPr>
        <w:pStyle w:val="Heading5"/>
        <w:divId w:val="1896622206"/>
      </w:pPr>
      <w:bookmarkStart w:id="117" w:name="_Toc68564461"/>
      <w:r w:rsidRPr="00C40C1D">
        <w:rPr>
          <w:rStyle w:val="normaltextrun"/>
        </w:rPr>
        <w:t>The Problem with the Perceptron</w:t>
      </w:r>
      <w:bookmarkEnd w:id="117"/>
      <w:r w:rsidRPr="00C40C1D">
        <w:rPr>
          <w:rStyle w:val="eop"/>
        </w:rPr>
        <w:t> </w:t>
      </w:r>
    </w:p>
    <w:p w14:paraId="29BDF820" w14:textId="72F925AA" w:rsidR="003665C0" w:rsidRPr="00C40C1D" w:rsidRDefault="003665C0" w:rsidP="00C40C1D">
      <w:pPr>
        <w:divId w:val="1896622206"/>
      </w:pPr>
      <w:r>
        <w:rPr>
          <w:rStyle w:val="normaltextrun"/>
          <w:rFonts w:ascii="Calibri" w:hAnsi="Calibri" w:cs="Calibri"/>
          <w:sz w:val="22"/>
          <w:szCs w:val="22"/>
        </w:rPr>
        <w:t>Neural networks come in many different variations these days, from convolutional and recurrent, to homogenous and heterogeneous, to linear and branching.</w:t>
      </w:r>
      <w:r>
        <w:rPr>
          <w:rStyle w:val="eop"/>
          <w:rFonts w:ascii="Calibri" w:hAnsi="Calibri" w:cs="Calibri"/>
          <w:sz w:val="22"/>
          <w:szCs w:val="22"/>
        </w:rPr>
        <w:t> </w:t>
      </w:r>
    </w:p>
    <w:p w14:paraId="189985B4" w14:textId="7F4D0E52" w:rsidR="003665C0" w:rsidRPr="00C40C1D" w:rsidRDefault="003665C0" w:rsidP="00C40C1D">
      <w:pPr>
        <w:divId w:val="1896622206"/>
      </w:pPr>
      <w:r>
        <w:rPr>
          <w:rStyle w:val="normaltextrun"/>
          <w:rFonts w:ascii="Calibri" w:hAnsi="Calibri" w:cs="Calibri"/>
          <w:sz w:val="22"/>
          <w:szCs w:val="22"/>
        </w:rPr>
        <w:t>But the original neural networks were a single neuron: the perceptron. </w:t>
      </w:r>
      <w:r w:rsidR="008371F6">
        <w:rPr>
          <w:rStyle w:val="normaltextrun"/>
          <w:rFonts w:ascii="Calibri" w:hAnsi="Calibri" w:cs="Calibri"/>
          <w:sz w:val="22"/>
          <w:szCs w:val="22"/>
        </w:rPr>
        <w:t>Perceptron’s</w:t>
      </w:r>
      <w:r>
        <w:rPr>
          <w:rStyle w:val="normaltextrun"/>
          <w:rFonts w:ascii="Calibri" w:hAnsi="Calibri" w:cs="Calibri"/>
          <w:sz w:val="22"/>
          <w:szCs w:val="22"/>
        </w:rPr>
        <w:t> showed some promise, but came up short when attempting to handle some of the simplest logical operations. Unfortunately, </w:t>
      </w:r>
      <w:r w:rsidR="00420C47">
        <w:rPr>
          <w:rStyle w:val="normaltextrun"/>
          <w:rFonts w:ascii="Calibri" w:hAnsi="Calibri" w:cs="Calibri"/>
          <w:sz w:val="22"/>
          <w:szCs w:val="22"/>
        </w:rPr>
        <w:t>perceptron</w:t>
      </w:r>
      <w:r>
        <w:rPr>
          <w:rStyle w:val="normaltextrun"/>
          <w:rFonts w:ascii="Calibri" w:hAnsi="Calibri" w:cs="Calibri"/>
          <w:sz w:val="22"/>
          <w:szCs w:val="22"/>
        </w:rPr>
        <w:t> didn't have enough complexity to approximate many of the functions that neural networks can approximate today.</w:t>
      </w:r>
      <w:r>
        <w:rPr>
          <w:rStyle w:val="eop"/>
          <w:rFonts w:ascii="Calibri" w:hAnsi="Calibri" w:cs="Calibri"/>
          <w:sz w:val="22"/>
          <w:szCs w:val="22"/>
        </w:rPr>
        <w:t> </w:t>
      </w:r>
    </w:p>
    <w:p w14:paraId="54AB17F1" w14:textId="77777777" w:rsidR="003665C0" w:rsidRPr="00C40C1D" w:rsidRDefault="003665C0" w:rsidP="00C40C1D">
      <w:pPr>
        <w:pStyle w:val="Heading6"/>
        <w:divId w:val="964506457"/>
      </w:pPr>
      <w:bookmarkStart w:id="118" w:name="_Toc68564462"/>
      <w:r w:rsidRPr="00C40C1D">
        <w:rPr>
          <w:rStyle w:val="normaltextrun"/>
        </w:rPr>
        <w:t>The solution was to add more neurons</w:t>
      </w:r>
      <w:bookmarkEnd w:id="118"/>
      <w:r w:rsidRPr="00C40C1D">
        <w:rPr>
          <w:rStyle w:val="eop"/>
        </w:rPr>
        <w:t> </w:t>
      </w:r>
    </w:p>
    <w:p w14:paraId="42C25251" w14:textId="058D3DC8" w:rsidR="003665C0" w:rsidRPr="00C40C1D" w:rsidRDefault="003665C0" w:rsidP="00C40C1D">
      <w:pPr>
        <w:pStyle w:val="Heading7"/>
        <w:divId w:val="1959220901"/>
      </w:pPr>
      <w:bookmarkStart w:id="119" w:name="_Toc68564463"/>
      <w:r w:rsidRPr="00C40C1D">
        <w:rPr>
          <w:rStyle w:val="normaltextrun"/>
        </w:rPr>
        <w:t xml:space="preserve">What </w:t>
      </w:r>
      <w:r w:rsidR="00420C47" w:rsidRPr="00C40C1D">
        <w:rPr>
          <w:rStyle w:val="normaltextrun"/>
        </w:rPr>
        <w:t>is</w:t>
      </w:r>
      <w:r w:rsidRPr="00C40C1D">
        <w:rPr>
          <w:rStyle w:val="normaltextrun"/>
        </w:rPr>
        <w:t xml:space="preserve"> multilayer </w:t>
      </w:r>
      <w:r w:rsidR="00420C47" w:rsidRPr="00C40C1D">
        <w:rPr>
          <w:rStyle w:val="normaltextrun"/>
        </w:rPr>
        <w:t>perceptron</w:t>
      </w:r>
      <w:r w:rsidRPr="00C40C1D">
        <w:rPr>
          <w:rStyle w:val="normaltextrun"/>
        </w:rPr>
        <w:t>?</w:t>
      </w:r>
      <w:bookmarkEnd w:id="119"/>
    </w:p>
    <w:p w14:paraId="33DCB821" w14:textId="77777777" w:rsidR="003665C0" w:rsidRDefault="003665C0" w:rsidP="00C40C1D">
      <w:pPr>
        <w:divId w:val="134373882"/>
        <w:rPr>
          <w:rFonts w:ascii="Calibri" w:hAnsi="Calibri" w:cs="Calibri"/>
          <w:sz w:val="22"/>
          <w:szCs w:val="22"/>
        </w:rPr>
      </w:pPr>
      <w:r>
        <w:rPr>
          <w:rStyle w:val="normaltextrun"/>
          <w:rFonts w:ascii="Calibri" w:hAnsi="Calibri" w:cs="Calibri"/>
          <w:sz w:val="22"/>
          <w:szCs w:val="22"/>
        </w:rPr>
        <w:t>The </w:t>
      </w:r>
      <w:hyperlink r:id="rId52" w:tgtFrame="_blank" w:history="1">
        <w:r>
          <w:rPr>
            <w:rStyle w:val="normaltextrun"/>
            <w:rFonts w:ascii="Calibri" w:hAnsi="Calibri" w:cs="Calibri"/>
            <w:color w:val="0563C1"/>
            <w:sz w:val="22"/>
            <w:szCs w:val="22"/>
            <w:u w:val="single"/>
          </w:rPr>
          <w:t>perceptron</w:t>
        </w:r>
      </w:hyperlink>
      <w:r>
        <w:rPr>
          <w:rStyle w:val="normaltextrun"/>
          <w:rFonts w:ascii="Calibri" w:hAnsi="Calibri" w:cs="Calibri"/>
          <w:sz w:val="22"/>
          <w:szCs w:val="22"/>
        </w:rPr>
        <w:t> is very useful for </w:t>
      </w:r>
      <w:hyperlink r:id="rId53" w:tgtFrame="_blank" w:history="1">
        <w:r>
          <w:rPr>
            <w:rStyle w:val="normaltextrun"/>
            <w:rFonts w:ascii="Calibri" w:hAnsi="Calibri" w:cs="Calibri"/>
            <w:color w:val="0563C1"/>
            <w:sz w:val="22"/>
            <w:szCs w:val="22"/>
            <w:u w:val="single"/>
          </w:rPr>
          <w:t>classifying</w:t>
        </w:r>
      </w:hyperlink>
      <w:r>
        <w:rPr>
          <w:rStyle w:val="normaltextrun"/>
          <w:rFonts w:ascii="Calibri" w:hAnsi="Calibri" w:cs="Calibri"/>
          <w:sz w:val="22"/>
          <w:szCs w:val="22"/>
        </w:rPr>
        <w:t> data sets that are linearly separable.  They encounter serious limitations with data sets that do not conform to this pattern as discovered with the XOR problem.  The XOR problem shows that for any classification of four points that there exists a set that are not linearly separable.</w:t>
      </w:r>
      <w:r>
        <w:rPr>
          <w:rStyle w:val="eop"/>
          <w:rFonts w:ascii="Calibri" w:hAnsi="Calibri" w:cs="Calibri"/>
          <w:sz w:val="22"/>
          <w:szCs w:val="22"/>
        </w:rPr>
        <w:t> </w:t>
      </w:r>
    </w:p>
    <w:p w14:paraId="3590A780" w14:textId="77777777" w:rsidR="003665C0" w:rsidRDefault="003665C0" w:rsidP="00C40C1D">
      <w:pPr>
        <w:divId w:val="1350764096"/>
        <w:rPr>
          <w:rFonts w:ascii="Calibri" w:hAnsi="Calibri" w:cs="Calibri"/>
          <w:sz w:val="22"/>
          <w:szCs w:val="22"/>
        </w:rPr>
      </w:pPr>
      <w:r>
        <w:rPr>
          <w:rStyle w:val="normaltextrun"/>
          <w:rFonts w:ascii="Calibri" w:hAnsi="Calibri" w:cs="Calibri"/>
          <w:sz w:val="22"/>
          <w:szCs w:val="22"/>
        </w:rPr>
        <w:t>The algorithm for the MLP is as follows:</w:t>
      </w:r>
      <w:r>
        <w:rPr>
          <w:rStyle w:val="eop"/>
          <w:rFonts w:ascii="Calibri" w:hAnsi="Calibri" w:cs="Calibri"/>
          <w:sz w:val="22"/>
          <w:szCs w:val="22"/>
        </w:rPr>
        <w:t> </w:t>
      </w:r>
    </w:p>
    <w:p w14:paraId="0976A75B" w14:textId="77777777" w:rsidR="003665C0" w:rsidRDefault="003665C0" w:rsidP="00600F70">
      <w:pPr>
        <w:pStyle w:val="ListParagraph"/>
        <w:numPr>
          <w:ilvl w:val="0"/>
          <w:numId w:val="42"/>
        </w:numPr>
        <w:divId w:val="1896233308"/>
      </w:pPr>
      <w:r w:rsidRPr="00C40C1D">
        <w:rPr>
          <w:rStyle w:val="normaltextrun"/>
          <w:rFonts w:ascii="Calibri" w:hAnsi="Calibri" w:cs="Calibri"/>
          <w:sz w:val="22"/>
          <w:szCs w:val="22"/>
        </w:rPr>
        <w:lastRenderedPageBreak/>
        <w:t>Just as with the perceptron, the inputs are pushed forward through the MLP by taking the dot product of the input with the weights that exist between the input layer and the hidden layer (WH).  This dot product yields a value at the hidden layer. We do not push this value forward as we would with a perceptron though.</w:t>
      </w:r>
      <w:r w:rsidRPr="00C40C1D">
        <w:rPr>
          <w:rStyle w:val="eop"/>
          <w:rFonts w:ascii="Calibri" w:hAnsi="Calibri" w:cs="Calibri"/>
          <w:sz w:val="22"/>
          <w:szCs w:val="22"/>
        </w:rPr>
        <w:t> </w:t>
      </w:r>
    </w:p>
    <w:p w14:paraId="27FEF6F9" w14:textId="77777777" w:rsidR="003665C0" w:rsidRDefault="003665C0" w:rsidP="00600F70">
      <w:pPr>
        <w:pStyle w:val="ListParagraph"/>
        <w:numPr>
          <w:ilvl w:val="0"/>
          <w:numId w:val="42"/>
        </w:numPr>
        <w:divId w:val="614756015"/>
      </w:pPr>
      <w:r w:rsidRPr="00C40C1D">
        <w:rPr>
          <w:rStyle w:val="normaltextrun"/>
          <w:rFonts w:ascii="Calibri" w:hAnsi="Calibri" w:cs="Calibri"/>
          <w:sz w:val="22"/>
          <w:szCs w:val="22"/>
        </w:rPr>
        <w:t>MLPs utilize </w:t>
      </w:r>
      <w:hyperlink r:id="rId54" w:tgtFrame="_blank" w:history="1">
        <w:r w:rsidRPr="00C40C1D">
          <w:rPr>
            <w:rStyle w:val="normaltextrun"/>
            <w:rFonts w:ascii="Calibri" w:hAnsi="Calibri" w:cs="Calibri"/>
            <w:color w:val="0563C1"/>
            <w:sz w:val="22"/>
            <w:szCs w:val="22"/>
            <w:u w:val="single"/>
          </w:rPr>
          <w:t>activation functions</w:t>
        </w:r>
      </w:hyperlink>
      <w:r w:rsidRPr="00C40C1D">
        <w:rPr>
          <w:rStyle w:val="normaltextrun"/>
          <w:rFonts w:ascii="Calibri" w:hAnsi="Calibri" w:cs="Calibri"/>
          <w:sz w:val="22"/>
          <w:szCs w:val="22"/>
        </w:rPr>
        <w:t> at each of their calculated layers.  There are many activation functions to discuss: </w:t>
      </w:r>
      <w:hyperlink r:id="rId55" w:tgtFrame="_blank" w:history="1">
        <w:r w:rsidRPr="00C40C1D">
          <w:rPr>
            <w:rStyle w:val="normaltextrun"/>
            <w:rFonts w:ascii="Calibri" w:hAnsi="Calibri" w:cs="Calibri"/>
            <w:color w:val="0563C1"/>
            <w:sz w:val="22"/>
            <w:szCs w:val="22"/>
            <w:u w:val="single"/>
          </w:rPr>
          <w:t>rectified linear units</w:t>
        </w:r>
      </w:hyperlink>
      <w:r w:rsidRPr="00C40C1D">
        <w:rPr>
          <w:rStyle w:val="normaltextrun"/>
          <w:rFonts w:ascii="Calibri" w:hAnsi="Calibri" w:cs="Calibri"/>
          <w:sz w:val="22"/>
          <w:szCs w:val="22"/>
        </w:rPr>
        <w:t> (</w:t>
      </w:r>
      <w:proofErr w:type="spellStart"/>
      <w:r w:rsidR="00B65BF7">
        <w:fldChar w:fldCharType="begin"/>
      </w:r>
      <w:r w:rsidR="00B65BF7">
        <w:instrText xml:space="preserve"> HYPERLINK "https://deepai.org/machine-learning-glossary-and-terms/relu" \t "_blank" </w:instrText>
      </w:r>
      <w:r w:rsidR="00B65BF7">
        <w:fldChar w:fldCharType="separate"/>
      </w:r>
      <w:r w:rsidRPr="00C40C1D">
        <w:rPr>
          <w:rStyle w:val="normaltextrun"/>
          <w:rFonts w:ascii="Calibri" w:hAnsi="Calibri" w:cs="Calibri"/>
          <w:color w:val="000000"/>
          <w:sz w:val="22"/>
          <w:szCs w:val="22"/>
          <w:u w:val="single"/>
          <w:shd w:val="clear" w:color="auto" w:fill="E1E3E6"/>
        </w:rPr>
        <w:t>ReLU</w:t>
      </w:r>
      <w:proofErr w:type="spellEnd"/>
      <w:r w:rsidR="00B65BF7">
        <w:rPr>
          <w:rStyle w:val="normaltextrun"/>
          <w:rFonts w:ascii="Calibri" w:hAnsi="Calibri" w:cs="Calibri"/>
          <w:color w:val="000000"/>
          <w:sz w:val="22"/>
          <w:szCs w:val="22"/>
          <w:u w:val="single"/>
          <w:shd w:val="clear" w:color="auto" w:fill="E1E3E6"/>
        </w:rPr>
        <w:fldChar w:fldCharType="end"/>
      </w:r>
      <w:r w:rsidRPr="00C40C1D">
        <w:rPr>
          <w:rStyle w:val="normaltextrun"/>
          <w:rFonts w:ascii="Calibri" w:hAnsi="Calibri" w:cs="Calibri"/>
          <w:sz w:val="22"/>
          <w:szCs w:val="22"/>
        </w:rPr>
        <w:t>), </w:t>
      </w:r>
      <w:hyperlink r:id="rId56" w:tgtFrame="_blank" w:history="1">
        <w:r w:rsidRPr="00C40C1D">
          <w:rPr>
            <w:rStyle w:val="normaltextrun"/>
            <w:rFonts w:ascii="Calibri" w:hAnsi="Calibri" w:cs="Calibri"/>
            <w:color w:val="0563C1"/>
            <w:sz w:val="22"/>
            <w:szCs w:val="22"/>
            <w:u w:val="single"/>
          </w:rPr>
          <w:t>sigmoid function</w:t>
        </w:r>
      </w:hyperlink>
      <w:r w:rsidRPr="00C40C1D">
        <w:rPr>
          <w:rStyle w:val="normaltextrun"/>
          <w:rFonts w:ascii="Calibri" w:hAnsi="Calibri" w:cs="Calibri"/>
          <w:sz w:val="22"/>
          <w:szCs w:val="22"/>
        </w:rPr>
        <w:t>, tanh.  Push the calculated output at the current layer through any of these activation functions.</w:t>
      </w:r>
      <w:r w:rsidRPr="00C40C1D">
        <w:rPr>
          <w:rStyle w:val="eop"/>
          <w:rFonts w:ascii="Calibri" w:hAnsi="Calibri" w:cs="Calibri"/>
          <w:sz w:val="22"/>
          <w:szCs w:val="22"/>
        </w:rPr>
        <w:t> </w:t>
      </w:r>
    </w:p>
    <w:p w14:paraId="7B5568AC" w14:textId="77777777" w:rsidR="003665C0" w:rsidRDefault="003665C0" w:rsidP="00600F70">
      <w:pPr>
        <w:pStyle w:val="ListParagraph"/>
        <w:numPr>
          <w:ilvl w:val="0"/>
          <w:numId w:val="42"/>
        </w:numPr>
        <w:divId w:val="1217668365"/>
      </w:pPr>
      <w:r w:rsidRPr="00C40C1D">
        <w:rPr>
          <w:rStyle w:val="normaltextrun"/>
          <w:rFonts w:ascii="Calibri" w:hAnsi="Calibri" w:cs="Calibri"/>
          <w:sz w:val="22"/>
          <w:szCs w:val="22"/>
        </w:rPr>
        <w:t>Once the calculated output at the hidden layer has been pushed through the activation function, push it to the next layer in the MLP by taking the dot product with the corresponding weights.</w:t>
      </w:r>
      <w:r w:rsidRPr="00C40C1D">
        <w:rPr>
          <w:rStyle w:val="eop"/>
          <w:rFonts w:ascii="Calibri" w:hAnsi="Calibri" w:cs="Calibri"/>
          <w:sz w:val="22"/>
          <w:szCs w:val="22"/>
        </w:rPr>
        <w:t> </w:t>
      </w:r>
    </w:p>
    <w:p w14:paraId="169D93DC" w14:textId="77777777" w:rsidR="003665C0" w:rsidRDefault="003665C0" w:rsidP="00600F70">
      <w:pPr>
        <w:pStyle w:val="ListParagraph"/>
        <w:numPr>
          <w:ilvl w:val="0"/>
          <w:numId w:val="42"/>
        </w:numPr>
        <w:divId w:val="226376438"/>
      </w:pPr>
      <w:r w:rsidRPr="00C40C1D">
        <w:rPr>
          <w:rStyle w:val="normaltextrun"/>
          <w:rFonts w:ascii="Calibri" w:hAnsi="Calibri" w:cs="Calibri"/>
          <w:sz w:val="22"/>
          <w:szCs w:val="22"/>
        </w:rPr>
        <w:t>Repeat steps two and three until the output layer is reached.</w:t>
      </w:r>
      <w:r w:rsidRPr="00C40C1D">
        <w:rPr>
          <w:rStyle w:val="eop"/>
          <w:rFonts w:ascii="Calibri" w:hAnsi="Calibri" w:cs="Calibri"/>
          <w:sz w:val="22"/>
          <w:szCs w:val="22"/>
        </w:rPr>
        <w:t> </w:t>
      </w:r>
    </w:p>
    <w:p w14:paraId="0FAFE48C" w14:textId="5E77FF0F" w:rsidR="00C40C1D" w:rsidRPr="00460585" w:rsidRDefault="003665C0" w:rsidP="00600F70">
      <w:pPr>
        <w:pStyle w:val="ListParagraph"/>
        <w:numPr>
          <w:ilvl w:val="0"/>
          <w:numId w:val="42"/>
        </w:numPr>
        <w:divId w:val="1565918174"/>
        <w:rPr>
          <w:rStyle w:val="normaltextrun"/>
        </w:rPr>
      </w:pPr>
      <w:r w:rsidRPr="00C40C1D">
        <w:rPr>
          <w:rStyle w:val="normaltextrun"/>
          <w:rFonts w:ascii="Calibri" w:hAnsi="Calibri" w:cs="Calibri"/>
          <w:sz w:val="22"/>
          <w:szCs w:val="22"/>
        </w:rPr>
        <w:t>At the output layer, the calculations will either be used for a </w:t>
      </w:r>
      <w:hyperlink r:id="rId57" w:tgtFrame="_blank" w:history="1">
        <w:r w:rsidRPr="00C40C1D">
          <w:rPr>
            <w:rStyle w:val="normaltextrun"/>
            <w:rFonts w:ascii="Calibri" w:hAnsi="Calibri" w:cs="Calibri"/>
            <w:color w:val="0563C1"/>
            <w:sz w:val="22"/>
            <w:szCs w:val="22"/>
            <w:u w:val="single"/>
          </w:rPr>
          <w:t>backpropagation</w:t>
        </w:r>
      </w:hyperlink>
      <w:r w:rsidRPr="00C40C1D">
        <w:rPr>
          <w:rStyle w:val="normaltextrun"/>
          <w:rFonts w:ascii="Calibri" w:hAnsi="Calibri" w:cs="Calibri"/>
          <w:sz w:val="22"/>
          <w:szCs w:val="22"/>
        </w:rPr>
        <w:t> algorithm that corresponds to the activation function that was selected for the MLP (in the case of training) or a decision will be made based on the output (in the case of testing).</w:t>
      </w:r>
    </w:p>
    <w:p w14:paraId="3C80C9C7" w14:textId="26EB3294" w:rsidR="00460585" w:rsidRDefault="00460585" w:rsidP="00460585">
      <w:pPr>
        <w:divId w:val="1565918174"/>
      </w:pPr>
    </w:p>
    <w:p w14:paraId="28001163" w14:textId="77777777" w:rsidR="00460585" w:rsidRDefault="00460585" w:rsidP="00460585">
      <w:pPr>
        <w:divId w:val="1565918174"/>
      </w:pPr>
    </w:p>
    <w:p w14:paraId="4BCE1D93" w14:textId="3CD3853B" w:rsidR="00B657E5" w:rsidRPr="00A5204D" w:rsidRDefault="00B657E5" w:rsidP="00A5204D">
      <w:pPr>
        <w:pStyle w:val="Heading4"/>
        <w:divId w:val="304511860"/>
      </w:pPr>
      <w:bookmarkStart w:id="120" w:name="_Toc68564464"/>
      <w:r w:rsidRPr="00A5204D">
        <w:rPr>
          <w:rStyle w:val="normaltextrun"/>
        </w:rPr>
        <w:t>GLCM</w:t>
      </w:r>
      <w:bookmarkEnd w:id="120"/>
    </w:p>
    <w:p w14:paraId="7D99D901" w14:textId="65E3B3AB" w:rsidR="00B657E5" w:rsidRPr="00A5204D" w:rsidRDefault="00B657E5" w:rsidP="00A5204D">
      <w:pPr>
        <w:divId w:val="761754892"/>
        <w:rPr>
          <w:rFonts w:ascii="Segoe UI" w:hAnsi="Segoe UI" w:cs="Segoe UI"/>
          <w:sz w:val="18"/>
          <w:szCs w:val="18"/>
        </w:rPr>
      </w:pPr>
      <w:r>
        <w:rPr>
          <w:rStyle w:val="normaltextrun"/>
          <w:rFonts w:ascii="Calibri" w:hAnsi="Calibri" w:cs="Calibri"/>
          <w:sz w:val="22"/>
          <w:szCs w:val="22"/>
        </w:rPr>
        <w:t>The </w:t>
      </w:r>
      <w:r>
        <w:rPr>
          <w:rStyle w:val="normaltextrun"/>
          <w:rFonts w:ascii="Calibri" w:hAnsi="Calibri" w:cs="Calibri"/>
          <w:b/>
          <w:bCs/>
          <w:sz w:val="22"/>
          <w:szCs w:val="22"/>
        </w:rPr>
        <w:t>GLCM functions</w:t>
      </w:r>
      <w:r>
        <w:rPr>
          <w:rStyle w:val="normaltextrun"/>
          <w:rFonts w:ascii="Calibri" w:hAnsi="Calibri" w:cs="Calibri"/>
          <w:sz w:val="22"/>
          <w:szCs w:val="22"/>
        </w:rPr>
        <w:t> characterize the texture of an image by calculating how often pairs of </w:t>
      </w:r>
      <w:r w:rsidR="00420C47">
        <w:rPr>
          <w:rStyle w:val="normaltextrun"/>
          <w:rFonts w:ascii="Calibri" w:hAnsi="Calibri" w:cs="Calibri"/>
          <w:sz w:val="22"/>
          <w:szCs w:val="22"/>
        </w:rPr>
        <w:t>pixels</w:t>
      </w:r>
      <w:r>
        <w:rPr>
          <w:rStyle w:val="normaltextrun"/>
          <w:rFonts w:ascii="Calibri" w:hAnsi="Calibri" w:cs="Calibri"/>
          <w:sz w:val="22"/>
          <w:szCs w:val="22"/>
        </w:rPr>
        <w:t> with specific values and in a specified spatial relationship occur in an image, creating a </w:t>
      </w:r>
      <w:r>
        <w:rPr>
          <w:rStyle w:val="normaltextrun"/>
          <w:rFonts w:ascii="Calibri" w:hAnsi="Calibri" w:cs="Calibri"/>
          <w:b/>
          <w:bCs/>
          <w:sz w:val="22"/>
          <w:szCs w:val="22"/>
        </w:rPr>
        <w:t>GLCM</w:t>
      </w:r>
      <w:r>
        <w:rPr>
          <w:rStyle w:val="normaltextrun"/>
          <w:rFonts w:ascii="Calibri" w:hAnsi="Calibri" w:cs="Calibri"/>
          <w:sz w:val="22"/>
          <w:szCs w:val="22"/>
        </w:rPr>
        <w:t>, and then extracting statistical measures from this matrix.</w:t>
      </w:r>
      <w:r>
        <w:rPr>
          <w:rStyle w:val="eop"/>
          <w:rFonts w:ascii="Calibri" w:hAnsi="Calibri" w:cs="Calibri"/>
          <w:sz w:val="22"/>
          <w:szCs w:val="22"/>
        </w:rPr>
        <w:t> </w:t>
      </w:r>
      <w:r w:rsidRPr="00533E54">
        <w:rPr>
          <w:rStyle w:val="normaltextrun"/>
          <w:rFonts w:ascii="Calibri" w:hAnsi="Calibri" w:cs="Calibri"/>
          <w:sz w:val="22"/>
          <w:szCs w:val="22"/>
        </w:rPr>
        <w:t>GLCM set of features are based on second order statistics... they can be used to reflect, the overall average for degree of correlation between pairs of pixels in different aspects (in terms of homogeneity, uniformity...</w:t>
      </w:r>
      <w:r w:rsidR="00420C47" w:rsidRPr="00533E54">
        <w:rPr>
          <w:rStyle w:val="normaltextrun"/>
          <w:rFonts w:ascii="Calibri" w:hAnsi="Calibri" w:cs="Calibri"/>
          <w:sz w:val="22"/>
          <w:szCs w:val="22"/>
        </w:rPr>
        <w:t>etc.</w:t>
      </w:r>
      <w:r w:rsidRPr="00533E54">
        <w:rPr>
          <w:rStyle w:val="normaltextrun"/>
          <w:rFonts w:ascii="Calibri" w:hAnsi="Calibri" w:cs="Calibri"/>
          <w:sz w:val="22"/>
          <w:szCs w:val="22"/>
        </w:rPr>
        <w:t>). One of the main factors affects that affects the discrimination capabilities of GLCM is the separation distance between pixels... When you take the distance 1 it leads to </w:t>
      </w:r>
      <w:r w:rsidR="00420C47" w:rsidRPr="00533E54">
        <w:rPr>
          <w:rStyle w:val="normaltextrun"/>
          <w:rFonts w:ascii="Calibri" w:hAnsi="Calibri" w:cs="Calibri"/>
          <w:sz w:val="22"/>
          <w:szCs w:val="22"/>
        </w:rPr>
        <w:t>reflect</w:t>
      </w:r>
      <w:r w:rsidRPr="00533E54">
        <w:rPr>
          <w:rStyle w:val="normaltextrun"/>
          <w:rFonts w:ascii="Calibri" w:hAnsi="Calibri" w:cs="Calibri"/>
          <w:sz w:val="22"/>
          <w:szCs w:val="22"/>
        </w:rPr>
        <w:t xml:space="preserve"> the degree of correlation between adjacent pixels (i.e., short range </w:t>
      </w:r>
      <w:proofErr w:type="spellStart"/>
      <w:r w:rsidRPr="00533E54">
        <w:rPr>
          <w:rStyle w:val="normaltextrun"/>
          <w:rFonts w:ascii="Calibri" w:hAnsi="Calibri" w:cs="Calibri"/>
          <w:sz w:val="22"/>
          <w:szCs w:val="22"/>
        </w:rPr>
        <w:t>neighborhood</w:t>
      </w:r>
      <w:proofErr w:type="spellEnd"/>
      <w:r w:rsidRPr="00533E54">
        <w:rPr>
          <w:rStyle w:val="normaltextrun"/>
          <w:rFonts w:ascii="Calibri" w:hAnsi="Calibri" w:cs="Calibri"/>
          <w:sz w:val="22"/>
          <w:szCs w:val="22"/>
        </w:rPr>
        <w:t xml:space="preserve"> connectivity). While, increasing the distance value leads to reflect the degree of correlation between distant pixels</w:t>
      </w:r>
    </w:p>
    <w:p w14:paraId="1536F4AD" w14:textId="260132E0" w:rsidR="00EF6DE6" w:rsidRDefault="00EF6DE6" w:rsidP="00EF6DE6">
      <w:pPr>
        <w:pStyle w:val="Heading3"/>
      </w:pPr>
      <w:bookmarkStart w:id="121" w:name="_Toc68564465"/>
      <w:r>
        <w:t>On the Basis of Model Training Method</w:t>
      </w:r>
      <w:bookmarkEnd w:id="121"/>
    </w:p>
    <w:p w14:paraId="359AD3DF" w14:textId="641F98E5" w:rsidR="00191CAC" w:rsidRDefault="00191CAC" w:rsidP="00191CAC">
      <w:r>
        <w:t>Some of the training methods can be grouped as:</w:t>
      </w:r>
    </w:p>
    <w:p w14:paraId="17099538" w14:textId="2DDF9830" w:rsidR="00EF6DE6" w:rsidRDefault="00191CAC" w:rsidP="00600F70">
      <w:pPr>
        <w:pStyle w:val="ListParagraph"/>
        <w:numPr>
          <w:ilvl w:val="0"/>
          <w:numId w:val="43"/>
        </w:numPr>
      </w:pPr>
      <w:r>
        <w:t>MVSM</w:t>
      </w:r>
    </w:p>
    <w:p w14:paraId="1DF939A9" w14:textId="77777777" w:rsidR="00A5204D" w:rsidRPr="00A5204D" w:rsidRDefault="00A5204D" w:rsidP="00600F70">
      <w:pPr>
        <w:pStyle w:val="ListParagraph"/>
        <w:numPr>
          <w:ilvl w:val="0"/>
          <w:numId w:val="43"/>
        </w:numPr>
        <w:rPr>
          <w:b/>
          <w:bCs/>
        </w:rPr>
      </w:pPr>
      <w:r>
        <w:t>Transfer Learning: (used as a group of 2-3 with CNN)</w:t>
      </w:r>
    </w:p>
    <w:p w14:paraId="3780FA6D" w14:textId="33B7670D" w:rsidR="00A5204D" w:rsidRPr="00A5204D" w:rsidRDefault="00A5204D" w:rsidP="00600F70">
      <w:pPr>
        <w:pStyle w:val="ListParagraph"/>
        <w:numPr>
          <w:ilvl w:val="1"/>
          <w:numId w:val="43"/>
        </w:numPr>
        <w:rPr>
          <w:b/>
          <w:bCs/>
        </w:rPr>
      </w:pPr>
      <w:r w:rsidRPr="00A5204D">
        <w:rPr>
          <w:b/>
          <w:bCs/>
        </w:rPr>
        <w:t>Inception (V1, V3)</w:t>
      </w:r>
    </w:p>
    <w:p w14:paraId="4BDEED6F" w14:textId="77777777" w:rsidR="00A5204D" w:rsidRDefault="00A5204D" w:rsidP="00600F70">
      <w:pPr>
        <w:pStyle w:val="ListParagraph"/>
        <w:numPr>
          <w:ilvl w:val="1"/>
          <w:numId w:val="43"/>
        </w:numPr>
      </w:pPr>
      <w:proofErr w:type="spellStart"/>
      <w:r>
        <w:t>ResNet</w:t>
      </w:r>
      <w:proofErr w:type="spellEnd"/>
    </w:p>
    <w:p w14:paraId="42479B3C" w14:textId="77777777" w:rsidR="00A5204D" w:rsidRDefault="00A5204D" w:rsidP="00600F70">
      <w:pPr>
        <w:pStyle w:val="ListParagraph"/>
        <w:numPr>
          <w:ilvl w:val="1"/>
          <w:numId w:val="43"/>
        </w:numPr>
      </w:pPr>
      <w:r>
        <w:t>ResNet50</w:t>
      </w:r>
    </w:p>
    <w:p w14:paraId="501B1374" w14:textId="77777777" w:rsidR="00A5204D" w:rsidRDefault="00A5204D" w:rsidP="00600F70">
      <w:pPr>
        <w:pStyle w:val="ListParagraph"/>
        <w:numPr>
          <w:ilvl w:val="1"/>
          <w:numId w:val="43"/>
        </w:numPr>
      </w:pPr>
      <w:proofErr w:type="spellStart"/>
      <w:r>
        <w:t>MobileNet</w:t>
      </w:r>
      <w:proofErr w:type="spellEnd"/>
    </w:p>
    <w:p w14:paraId="75DE3C9B" w14:textId="2EE31EEF" w:rsidR="00A5204D" w:rsidRDefault="00A5204D" w:rsidP="00600F70">
      <w:pPr>
        <w:pStyle w:val="ListParagraph"/>
        <w:numPr>
          <w:ilvl w:val="0"/>
          <w:numId w:val="43"/>
        </w:numPr>
      </w:pPr>
      <w:r>
        <w:t>Deep Pipeline</w:t>
      </w:r>
    </w:p>
    <w:p w14:paraId="1E104C42" w14:textId="0103CCFE" w:rsidR="00F87A60" w:rsidRPr="00A5204D" w:rsidRDefault="00191CAC" w:rsidP="00A5204D">
      <w:pPr>
        <w:pStyle w:val="Heading4"/>
        <w:rPr>
          <w:rStyle w:val="IntenseReference"/>
          <w:b w:val="0"/>
          <w:bCs w:val="0"/>
          <w:i w:val="0"/>
          <w:iCs w:val="0"/>
          <w:caps/>
          <w:color w:val="2F5496" w:themeColor="accent1" w:themeShade="BF"/>
        </w:rPr>
      </w:pPr>
      <w:bookmarkStart w:id="122" w:name="_Toc68564466"/>
      <w:r w:rsidRPr="00A5204D">
        <w:rPr>
          <w:rStyle w:val="IntenseReference"/>
          <w:b w:val="0"/>
          <w:bCs w:val="0"/>
          <w:i w:val="0"/>
          <w:iCs w:val="0"/>
          <w:caps/>
          <w:color w:val="2F5496" w:themeColor="accent1" w:themeShade="BF"/>
        </w:rPr>
        <w:t>MCNN</w:t>
      </w:r>
      <w:bookmarkEnd w:id="122"/>
    </w:p>
    <w:p w14:paraId="24F22BD0" w14:textId="0E242E6F" w:rsidR="00F87A60" w:rsidRDefault="00E12B37" w:rsidP="00A5204D">
      <w:r>
        <w:rPr>
          <w:rStyle w:val="normaltextrun"/>
          <w:rFonts w:ascii="Calibri" w:eastAsia="Times New Roman" w:hAnsi="Calibri" w:cs="Calibri"/>
          <w:color w:val="000000"/>
          <w:sz w:val="22"/>
          <w:szCs w:val="22"/>
          <w:shd w:val="clear" w:color="auto" w:fill="FFFFFF"/>
        </w:rPr>
        <w:t xml:space="preserve">Traditional approaches typically involve extracting discriminative features from the original time series using dynamic time warping (DTW) or shape transformation, based on which an off-the-shelf classifier can be applied. These methods are ad-hoc and separate the feature extraction part with the classification part, which limits their accuracy performance. Plus, most existing methods fail to take into account the fact that time series often have features at different time scales. To address these problems, we propose a novel end-to-end neural network model, Multi-Scale Convolutional Neural Networks (MCNN), which incorporates feature extraction and classification in a </w:t>
      </w:r>
      <w:r>
        <w:rPr>
          <w:rStyle w:val="normaltextrun"/>
          <w:rFonts w:ascii="Calibri" w:eastAsia="Times New Roman" w:hAnsi="Calibri" w:cs="Calibri"/>
          <w:color w:val="000000"/>
          <w:sz w:val="22"/>
          <w:szCs w:val="22"/>
          <w:shd w:val="clear" w:color="auto" w:fill="FFFFFF"/>
        </w:rPr>
        <w:lastRenderedPageBreak/>
        <w:t>single framework. Leveraging a novel multi-branch layer and learnable convolutional layers, MCNN automatically extracts features at different scales and frequencies, leading to superior feature representation. MCNN is also computationally efficient, as it naturally leverages GPU computing. MCNN advances the state-of-the-art by achieving superior accuracy performance than other leading methods.</w:t>
      </w:r>
    </w:p>
    <w:p w14:paraId="4B67BD4C" w14:textId="177AF8A0" w:rsidR="00191CAC" w:rsidRPr="00A5204D" w:rsidRDefault="00191CAC" w:rsidP="00A5204D">
      <w:pPr>
        <w:pStyle w:val="Heading4"/>
        <w:rPr>
          <w:rStyle w:val="IntenseReference"/>
          <w:b w:val="0"/>
          <w:bCs w:val="0"/>
          <w:i w:val="0"/>
          <w:iCs w:val="0"/>
          <w:caps/>
          <w:color w:val="2F5496" w:themeColor="accent1" w:themeShade="BF"/>
        </w:rPr>
      </w:pPr>
      <w:bookmarkStart w:id="123" w:name="_Toc68564467"/>
      <w:r w:rsidRPr="00A5204D">
        <w:rPr>
          <w:rStyle w:val="IntenseReference"/>
          <w:b w:val="0"/>
          <w:bCs w:val="0"/>
          <w:i w:val="0"/>
          <w:iCs w:val="0"/>
          <w:caps/>
          <w:color w:val="2F5496" w:themeColor="accent1" w:themeShade="BF"/>
        </w:rPr>
        <w:t>CNN (Most Common)</w:t>
      </w:r>
      <w:bookmarkEnd w:id="123"/>
    </w:p>
    <w:p w14:paraId="071544C4" w14:textId="4EB43DEC" w:rsidR="00583056" w:rsidRPr="00A5204D" w:rsidRDefault="00583056" w:rsidP="00A5204D">
      <w:pPr>
        <w:pStyle w:val="Heading5"/>
      </w:pPr>
      <w:bookmarkStart w:id="124" w:name="_Toc68564468"/>
      <w:r w:rsidRPr="00A5204D">
        <w:rPr>
          <w:rStyle w:val="normaltextrun"/>
        </w:rPr>
        <w:t>Pros</w:t>
      </w:r>
      <w:bookmarkEnd w:id="124"/>
    </w:p>
    <w:p w14:paraId="63A0D290" w14:textId="57EB4B61" w:rsidR="00583056" w:rsidRPr="00A5204D" w:rsidRDefault="00583056" w:rsidP="00583056">
      <w:pPr>
        <w:rPr>
          <w:rFonts w:ascii="Segoe UI" w:hAnsi="Segoe UI" w:cs="Segoe UI"/>
          <w:sz w:val="18"/>
          <w:szCs w:val="18"/>
        </w:rPr>
      </w:pPr>
      <w:r>
        <w:rPr>
          <w:rStyle w:val="normaltextrun"/>
          <w:rFonts w:ascii="Calibri" w:hAnsi="Calibri" w:cs="Calibri"/>
          <w:sz w:val="22"/>
          <w:szCs w:val="22"/>
        </w:rPr>
        <w:t>In terms of architecture, the key building block of CNN is the convolutional layer. According to a </w:t>
      </w:r>
      <w:r w:rsidR="00420C47">
        <w:rPr>
          <w:rStyle w:val="normaltextrun"/>
          <w:rFonts w:ascii="Calibri" w:hAnsi="Calibri" w:cs="Calibri"/>
          <w:sz w:val="22"/>
          <w:szCs w:val="22"/>
        </w:rPr>
        <w:t>MathWorks</w:t>
      </w:r>
      <w:r>
        <w:rPr>
          <w:rStyle w:val="normaltextrun"/>
          <w:rFonts w:ascii="Calibri" w:hAnsi="Calibri" w:cs="Calibri"/>
          <w:sz w:val="22"/>
          <w:szCs w:val="22"/>
        </w:rPr>
        <w:t> post, a CNN convolves learned features with input data, and uses 2D convolutional layers, making this architecture well suited to processing 2D data, such as images. Since CNNs eliminate the need for manual feature extraction, one doesn’t need to select features required to classify the images. How CNN work is by extracting features directly from images and the key features are not pretrained; they are learned while the network trains on a collection of images, the post notes. It is the automated feature extraction that makes CNNs highly suited for and accurate for computer vision tasks such as object/image classification.</w:t>
      </w:r>
    </w:p>
    <w:p w14:paraId="3C1F327B" w14:textId="04FE8653" w:rsidR="00583056" w:rsidRPr="00A5204D" w:rsidRDefault="00583056" w:rsidP="00A5204D">
      <w:pPr>
        <w:pStyle w:val="Heading5"/>
        <w:divId w:val="285736984"/>
      </w:pPr>
      <w:bookmarkStart w:id="125" w:name="_Toc68564469"/>
      <w:r w:rsidRPr="00A5204D">
        <w:rPr>
          <w:rStyle w:val="normaltextrun"/>
        </w:rPr>
        <w:t>Cons</w:t>
      </w:r>
      <w:bookmarkEnd w:id="125"/>
    </w:p>
    <w:p w14:paraId="366DF3E0" w14:textId="2C24BCE2" w:rsidR="00583056" w:rsidRPr="00A5204D" w:rsidRDefault="00583056" w:rsidP="00A5204D">
      <w:pPr>
        <w:divId w:val="354112435"/>
        <w:rPr>
          <w:rFonts w:ascii="Segoe UI" w:hAnsi="Segoe UI" w:cs="Segoe UI"/>
          <w:sz w:val="18"/>
          <w:szCs w:val="18"/>
        </w:rPr>
      </w:pPr>
      <w:r>
        <w:rPr>
          <w:rStyle w:val="normaltextrun"/>
          <w:rFonts w:ascii="Calibri" w:hAnsi="Calibri" w:cs="Calibri"/>
          <w:sz w:val="22"/>
          <w:szCs w:val="22"/>
        </w:rPr>
        <w:t>Convolutional neural networks like any neural network model are computationally expensive. </w:t>
      </w:r>
      <w:r w:rsidR="00420C47">
        <w:rPr>
          <w:rStyle w:val="normaltextrun"/>
          <w:rFonts w:ascii="Calibri" w:hAnsi="Calibri" w:cs="Calibri"/>
          <w:sz w:val="22"/>
          <w:szCs w:val="22"/>
        </w:rPr>
        <w:t>But</w:t>
      </w:r>
      <w:r>
        <w:rPr>
          <w:rStyle w:val="normaltextrun"/>
          <w:rFonts w:ascii="Calibri" w:hAnsi="Calibri" w:cs="Calibri"/>
          <w:sz w:val="22"/>
          <w:szCs w:val="22"/>
        </w:rPr>
        <w:t> that is more of a drawback than a weakness. This can be overcome with better computing hardware such as GPUs and Neuromorphic chips.</w:t>
      </w:r>
      <w:r>
        <w:rPr>
          <w:rStyle w:val="eop"/>
          <w:rFonts w:ascii="Calibri" w:hAnsi="Calibri" w:cs="Calibri"/>
          <w:sz w:val="22"/>
          <w:szCs w:val="22"/>
        </w:rPr>
        <w:t> </w:t>
      </w:r>
    </w:p>
    <w:p w14:paraId="6AD7BAA5" w14:textId="7F9F43BD" w:rsidR="005E7C4D" w:rsidRPr="00A5204D" w:rsidRDefault="005E7C4D" w:rsidP="00A5204D">
      <w:pPr>
        <w:pStyle w:val="Heading4"/>
        <w:divId w:val="1427575224"/>
      </w:pPr>
      <w:bookmarkStart w:id="126" w:name="_Toc68564470"/>
      <w:r w:rsidRPr="00A5204D">
        <w:rPr>
          <w:rStyle w:val="normaltextrun"/>
        </w:rPr>
        <w:t>GoogLeNet/Inception</w:t>
      </w:r>
      <w:bookmarkEnd w:id="126"/>
    </w:p>
    <w:p w14:paraId="71203CDB" w14:textId="77777777" w:rsidR="005E7C4D" w:rsidRDefault="005E7C4D" w:rsidP="00A5204D">
      <w:pPr>
        <w:divId w:val="1142388421"/>
        <w:rPr>
          <w:rFonts w:ascii="Segoe UI" w:hAnsi="Segoe UI" w:cs="Segoe UI"/>
          <w:sz w:val="18"/>
          <w:szCs w:val="18"/>
        </w:rPr>
      </w:pPr>
      <w:r>
        <w:rPr>
          <w:rStyle w:val="normaltextrun"/>
          <w:rFonts w:ascii="Calibri" w:hAnsi="Calibri" w:cs="Calibri"/>
          <w:sz w:val="22"/>
          <w:szCs w:val="22"/>
        </w:rPr>
        <w:t>While VGG achieves a phenomenal accuracy on ImageNet dataset, its deployment on even the most modest sized GPUs is a problem because of huge computational requirements, both in terms of memory and time. It becomes inefficient due to large width of convolutional layers.</w:t>
      </w:r>
      <w:r>
        <w:rPr>
          <w:rStyle w:val="eop"/>
          <w:rFonts w:ascii="Calibri" w:hAnsi="Calibri" w:cs="Calibri"/>
          <w:sz w:val="22"/>
          <w:szCs w:val="22"/>
        </w:rPr>
        <w:t> </w:t>
      </w:r>
    </w:p>
    <w:p w14:paraId="7CCB9391" w14:textId="77777777" w:rsidR="005E7C4D" w:rsidRDefault="005E7C4D" w:rsidP="00A5204D">
      <w:pPr>
        <w:divId w:val="2090538585"/>
        <w:rPr>
          <w:rFonts w:ascii="Segoe UI" w:hAnsi="Segoe UI" w:cs="Segoe UI"/>
          <w:sz w:val="18"/>
          <w:szCs w:val="18"/>
        </w:rPr>
      </w:pPr>
      <w:r>
        <w:rPr>
          <w:rStyle w:val="normaltextrun"/>
          <w:rFonts w:ascii="Calibri" w:hAnsi="Calibri" w:cs="Calibri"/>
          <w:sz w:val="22"/>
          <w:szCs w:val="22"/>
        </w:rPr>
        <w:t>For instance, a convolutional layer with 3X3 kernel size which takes 512 channels as input and outputs 512 channels, the order of calculations is 9X512X512. </w:t>
      </w:r>
      <w:r>
        <w:rPr>
          <w:rStyle w:val="eop"/>
          <w:rFonts w:ascii="Calibri" w:hAnsi="Calibri" w:cs="Calibri"/>
          <w:sz w:val="22"/>
          <w:szCs w:val="22"/>
        </w:rPr>
        <w:t> </w:t>
      </w:r>
    </w:p>
    <w:p w14:paraId="28E9252D" w14:textId="7276908E" w:rsidR="005E7C4D" w:rsidRDefault="005E7C4D" w:rsidP="00A5204D">
      <w:pPr>
        <w:divId w:val="1380932156"/>
        <w:rPr>
          <w:rFonts w:ascii="Segoe UI" w:hAnsi="Segoe UI" w:cs="Segoe UI"/>
          <w:sz w:val="18"/>
          <w:szCs w:val="18"/>
        </w:rPr>
      </w:pPr>
      <w:r>
        <w:rPr>
          <w:rStyle w:val="normaltextrun"/>
          <w:rFonts w:ascii="Calibri" w:hAnsi="Calibri" w:cs="Calibri"/>
          <w:sz w:val="22"/>
          <w:szCs w:val="22"/>
        </w:rPr>
        <w:t>In a convolutional operation at one location, every output channel (512 in the example above), is connected to every input channel, and so we call it a dense connection architecture. The </w:t>
      </w:r>
      <w:proofErr w:type="spellStart"/>
      <w:r>
        <w:rPr>
          <w:rStyle w:val="normaltextrun"/>
          <w:rFonts w:ascii="Calibri" w:hAnsi="Calibri" w:cs="Calibri"/>
          <w:sz w:val="22"/>
          <w:szCs w:val="22"/>
        </w:rPr>
        <w:t>GoogLeNet</w:t>
      </w:r>
      <w:proofErr w:type="spellEnd"/>
      <w:r>
        <w:rPr>
          <w:rStyle w:val="normaltextrun"/>
          <w:rFonts w:ascii="Calibri" w:hAnsi="Calibri" w:cs="Calibri"/>
          <w:sz w:val="22"/>
          <w:szCs w:val="22"/>
        </w:rPr>
        <w:t> builds on the idea that most of the activations in a deep network are either </w:t>
      </w:r>
      <w:r w:rsidR="00420C47">
        <w:rPr>
          <w:rStyle w:val="normaltextrun"/>
          <w:rFonts w:ascii="Calibri" w:hAnsi="Calibri" w:cs="Calibri"/>
          <w:sz w:val="22"/>
          <w:szCs w:val="22"/>
        </w:rPr>
        <w:t>unnecessary (</w:t>
      </w:r>
      <w:r>
        <w:rPr>
          <w:rStyle w:val="normaltextrun"/>
          <w:rFonts w:ascii="Calibri" w:hAnsi="Calibri" w:cs="Calibri"/>
          <w:sz w:val="22"/>
          <w:szCs w:val="22"/>
        </w:rPr>
        <w:t>value of zero) or redundant because of correlations between them. </w:t>
      </w:r>
      <w:r w:rsidR="00420C47">
        <w:rPr>
          <w:rStyle w:val="normaltextrun"/>
          <w:rFonts w:ascii="Calibri" w:hAnsi="Calibri" w:cs="Calibri"/>
          <w:sz w:val="22"/>
          <w:szCs w:val="22"/>
        </w:rPr>
        <w:t>Therefore,</w:t>
      </w:r>
      <w:r>
        <w:rPr>
          <w:rStyle w:val="normaltextrun"/>
          <w:rFonts w:ascii="Calibri" w:hAnsi="Calibri" w:cs="Calibri"/>
          <w:sz w:val="22"/>
          <w:szCs w:val="22"/>
        </w:rPr>
        <w:t> the most efficient architecture of a deep network will have a sparse connection between the activations, which implies that all 512 output channels will not have a connection with all the 512 input channels. There are techniques to prune out such connections which would result in a sparse weight/connection. But kernels for sparse matrix multiplication are not optimized in BLAS or </w:t>
      </w:r>
      <w:proofErr w:type="spellStart"/>
      <w:r w:rsidR="00420C47">
        <w:rPr>
          <w:rStyle w:val="normaltextrun"/>
          <w:rFonts w:ascii="Calibri" w:hAnsi="Calibri" w:cs="Calibri"/>
          <w:sz w:val="22"/>
          <w:szCs w:val="22"/>
        </w:rPr>
        <w:t>CuBlas</w:t>
      </w:r>
      <w:proofErr w:type="spellEnd"/>
      <w:r w:rsidR="00420C47">
        <w:rPr>
          <w:rStyle w:val="normaltextrun"/>
          <w:rFonts w:ascii="Calibri" w:hAnsi="Calibri" w:cs="Calibri"/>
          <w:sz w:val="22"/>
          <w:szCs w:val="22"/>
        </w:rPr>
        <w:t xml:space="preserve"> (</w:t>
      </w:r>
      <w:r>
        <w:rPr>
          <w:rStyle w:val="normaltextrun"/>
          <w:rFonts w:ascii="Calibri" w:hAnsi="Calibri" w:cs="Calibri"/>
          <w:sz w:val="22"/>
          <w:szCs w:val="22"/>
        </w:rPr>
        <w:t>CUDA for GPU) packages which render them to be even slower than their dense counterparts.</w:t>
      </w:r>
    </w:p>
    <w:p w14:paraId="4FC5EC30" w14:textId="77777777" w:rsidR="00460585" w:rsidRDefault="005E7C4D" w:rsidP="00460585">
      <w:pPr>
        <w:keepNext/>
        <w:jc w:val="center"/>
        <w:divId w:val="1464469217"/>
      </w:pPr>
      <w:r>
        <w:rPr>
          <w:noProof/>
        </w:rPr>
        <w:lastRenderedPageBreak/>
        <w:drawing>
          <wp:inline distT="0" distB="0" distL="0" distR="0" wp14:anchorId="523CD14F" wp14:editId="026A21C6">
            <wp:extent cx="3071842" cy="287544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2322" cy="2875895"/>
                    </a:xfrm>
                    <a:prstGeom prst="rect">
                      <a:avLst/>
                    </a:prstGeom>
                    <a:noFill/>
                    <a:ln>
                      <a:noFill/>
                    </a:ln>
                  </pic:spPr>
                </pic:pic>
              </a:graphicData>
            </a:graphic>
          </wp:inline>
        </w:drawing>
      </w:r>
    </w:p>
    <w:p w14:paraId="134400CC" w14:textId="64FB692A" w:rsidR="005E7C4D" w:rsidRDefault="00460585" w:rsidP="00460585">
      <w:pPr>
        <w:pStyle w:val="Caption"/>
        <w:jc w:val="center"/>
        <w:divId w:val="1464469217"/>
        <w:rPr>
          <w:rFonts w:ascii="Segoe UI" w:hAnsi="Segoe UI" w:cs="Segoe UI"/>
          <w:sz w:val="18"/>
          <w:szCs w:val="18"/>
        </w:rPr>
      </w:pPr>
      <w:r>
        <w:t xml:space="preserve">Figure </w:t>
      </w:r>
      <w:r w:rsidR="00C81227">
        <w:fldChar w:fldCharType="begin"/>
      </w:r>
      <w:r w:rsidR="00C81227">
        <w:instrText xml:space="preserve"> SEQ Figure \* ARABIC </w:instrText>
      </w:r>
      <w:r w:rsidR="00C81227">
        <w:fldChar w:fldCharType="separate"/>
      </w:r>
      <w:r>
        <w:rPr>
          <w:noProof/>
        </w:rPr>
        <w:t>8</w:t>
      </w:r>
      <w:r w:rsidR="00C81227">
        <w:rPr>
          <w:noProof/>
        </w:rPr>
        <w:fldChar w:fldCharType="end"/>
      </w:r>
      <w:r>
        <w:t xml:space="preserve">: </w:t>
      </w:r>
      <w:proofErr w:type="spellStart"/>
      <w:r>
        <w:t>GoogLeNet</w:t>
      </w:r>
      <w:proofErr w:type="spellEnd"/>
      <w:r>
        <w:t>/Inception Architecture</w:t>
      </w:r>
    </w:p>
    <w:p w14:paraId="32DF5698" w14:textId="77777777" w:rsidR="005E7C4D" w:rsidRDefault="005E7C4D">
      <w:pPr>
        <w:pStyle w:val="paragraph"/>
        <w:spacing w:before="0" w:beforeAutospacing="0" w:after="0" w:afterAutospacing="0"/>
        <w:textAlignment w:val="baseline"/>
        <w:divId w:val="2135438331"/>
        <w:rPr>
          <w:rFonts w:ascii="Segoe UI" w:hAnsi="Segoe UI" w:cs="Segoe UI"/>
          <w:sz w:val="18"/>
          <w:szCs w:val="18"/>
        </w:rPr>
      </w:pPr>
      <w:r>
        <w:rPr>
          <w:rStyle w:val="eop"/>
          <w:rFonts w:ascii="Calibri" w:hAnsi="Calibri" w:cs="Calibri"/>
          <w:sz w:val="22"/>
          <w:szCs w:val="22"/>
        </w:rPr>
        <w:t> </w:t>
      </w:r>
    </w:p>
    <w:p w14:paraId="3D09DFCF" w14:textId="77777777" w:rsidR="005E7C4D" w:rsidRPr="00A5204D" w:rsidRDefault="005E7C4D" w:rsidP="00A5204D">
      <w:pPr>
        <w:pStyle w:val="Heading4"/>
        <w:divId w:val="982155130"/>
      </w:pPr>
      <w:bookmarkStart w:id="127" w:name="_Toc68564471"/>
      <w:r w:rsidRPr="00A5204D">
        <w:rPr>
          <w:rStyle w:val="normaltextrun"/>
        </w:rPr>
        <w:t>AlexNet</w:t>
      </w:r>
      <w:bookmarkEnd w:id="127"/>
      <w:r w:rsidRPr="00A5204D">
        <w:rPr>
          <w:rStyle w:val="eop"/>
        </w:rPr>
        <w:t> </w:t>
      </w:r>
    </w:p>
    <w:p w14:paraId="3EDBD2D4" w14:textId="7FD70D31" w:rsidR="005E7C4D" w:rsidRDefault="005E7C4D" w:rsidP="00A5204D">
      <w:pPr>
        <w:divId w:val="188221901"/>
        <w:rPr>
          <w:rFonts w:ascii="Segoe UI" w:hAnsi="Segoe UI" w:cs="Segoe UI"/>
          <w:sz w:val="18"/>
          <w:szCs w:val="18"/>
        </w:rPr>
      </w:pPr>
      <w:r>
        <w:rPr>
          <w:rStyle w:val="normaltextrun"/>
          <w:rFonts w:ascii="Calibri" w:hAnsi="Calibri" w:cs="Calibri"/>
          <w:sz w:val="22"/>
          <w:szCs w:val="22"/>
        </w:rPr>
        <w:t>This architecture was one of the first deep networks to push ImageNet Classification accuracy by a significant stride in comparison to traditional methodologies. It is composed of 5 convolutional layers followed by 3 fully connected layers</w:t>
      </w:r>
      <w:r w:rsidR="00A5204D">
        <w:rPr>
          <w:rStyle w:val="eop"/>
          <w:rFonts w:ascii="Calibri" w:hAnsi="Calibri" w:cs="Calibri"/>
          <w:sz w:val="22"/>
          <w:szCs w:val="22"/>
        </w:rPr>
        <w:t>.</w:t>
      </w:r>
    </w:p>
    <w:p w14:paraId="1233E590" w14:textId="46FCEAFB" w:rsidR="005E7C4D" w:rsidRDefault="005E7C4D" w:rsidP="00A5204D">
      <w:pPr>
        <w:divId w:val="18745984"/>
        <w:rPr>
          <w:rFonts w:ascii="Segoe UI" w:hAnsi="Segoe UI" w:cs="Segoe UI"/>
          <w:sz w:val="18"/>
          <w:szCs w:val="18"/>
        </w:rPr>
      </w:pPr>
      <w:proofErr w:type="spellStart"/>
      <w:r>
        <w:rPr>
          <w:rStyle w:val="normaltextrun"/>
          <w:rFonts w:ascii="Calibri" w:hAnsi="Calibri" w:cs="Calibri"/>
          <w:sz w:val="22"/>
          <w:szCs w:val="22"/>
        </w:rPr>
        <w:t>AlexNet</w:t>
      </w:r>
      <w:proofErr w:type="spellEnd"/>
      <w:r>
        <w:rPr>
          <w:rStyle w:val="normaltextrun"/>
          <w:rFonts w:ascii="Calibri" w:hAnsi="Calibri" w:cs="Calibri"/>
          <w:sz w:val="22"/>
          <w:szCs w:val="22"/>
        </w:rPr>
        <w:t>, proposed by Alex </w:t>
      </w:r>
      <w:proofErr w:type="spellStart"/>
      <w:r>
        <w:rPr>
          <w:rStyle w:val="normaltextrun"/>
          <w:rFonts w:ascii="Calibri" w:hAnsi="Calibri" w:cs="Calibri"/>
          <w:sz w:val="22"/>
          <w:szCs w:val="22"/>
        </w:rPr>
        <w:t>Krizhevsky</w:t>
      </w:r>
      <w:proofErr w:type="spellEnd"/>
      <w:r>
        <w:rPr>
          <w:rStyle w:val="normaltextrun"/>
          <w:rFonts w:ascii="Calibri" w:hAnsi="Calibri" w:cs="Calibri"/>
          <w:sz w:val="22"/>
          <w:szCs w:val="22"/>
        </w:rPr>
        <w:t>, </w:t>
      </w:r>
      <w:r>
        <w:rPr>
          <w:rStyle w:val="normaltextrun"/>
          <w:rFonts w:ascii="Calibri" w:hAnsi="Calibri" w:cs="Calibri"/>
          <w:b/>
          <w:bCs/>
          <w:sz w:val="22"/>
          <w:szCs w:val="22"/>
        </w:rPr>
        <w:t>uses </w:t>
      </w:r>
      <w:proofErr w:type="spellStart"/>
      <w:r>
        <w:rPr>
          <w:rStyle w:val="normaltextrun"/>
          <w:rFonts w:ascii="Calibri" w:hAnsi="Calibri" w:cs="Calibri"/>
          <w:b/>
          <w:bCs/>
          <w:sz w:val="22"/>
          <w:szCs w:val="22"/>
        </w:rPr>
        <w:t>ReL</w:t>
      </w:r>
      <w:r w:rsidR="00420C47">
        <w:rPr>
          <w:rStyle w:val="normaltextrun"/>
          <w:rFonts w:ascii="Calibri" w:hAnsi="Calibri" w:cs="Calibri"/>
          <w:b/>
          <w:bCs/>
          <w:sz w:val="22"/>
          <w:szCs w:val="22"/>
        </w:rPr>
        <w:t>U</w:t>
      </w:r>
      <w:proofErr w:type="spellEnd"/>
      <w:r w:rsidR="00420C47">
        <w:rPr>
          <w:rStyle w:val="normaltextrun"/>
          <w:rFonts w:ascii="Calibri" w:hAnsi="Calibri" w:cs="Calibri"/>
          <w:b/>
          <w:bCs/>
          <w:sz w:val="22"/>
          <w:szCs w:val="22"/>
        </w:rPr>
        <w:t xml:space="preserve"> </w:t>
      </w:r>
      <w:r>
        <w:rPr>
          <w:rStyle w:val="normaltextrun"/>
          <w:rFonts w:ascii="Calibri" w:hAnsi="Calibri" w:cs="Calibri"/>
          <w:b/>
          <w:bCs/>
          <w:sz w:val="22"/>
          <w:szCs w:val="22"/>
        </w:rPr>
        <w:t>(Rectified Linear Unit) for the non-linear part, instead of a Tanh</w:t>
      </w:r>
      <w:r>
        <w:rPr>
          <w:rStyle w:val="normaltextrun"/>
          <w:rFonts w:ascii="Calibri" w:hAnsi="Calibri" w:cs="Calibri"/>
          <w:sz w:val="22"/>
          <w:szCs w:val="22"/>
        </w:rPr>
        <w:t> </w:t>
      </w:r>
      <w:r>
        <w:rPr>
          <w:rStyle w:val="normaltextrun"/>
          <w:rFonts w:ascii="Calibri" w:hAnsi="Calibri" w:cs="Calibri"/>
          <w:b/>
          <w:bCs/>
          <w:sz w:val="22"/>
          <w:szCs w:val="22"/>
        </w:rPr>
        <w:t>or Sigmoid function which was the earlier standard for traditional neural network</w:t>
      </w:r>
      <w:r>
        <w:rPr>
          <w:rStyle w:val="normaltextrun"/>
          <w:rFonts w:ascii="Calibri" w:hAnsi="Calibri" w:cs="Calibri"/>
          <w:sz w:val="22"/>
          <w:szCs w:val="22"/>
        </w:rPr>
        <w:t>s. </w:t>
      </w:r>
      <w:proofErr w:type="spellStart"/>
      <w:r>
        <w:rPr>
          <w:rStyle w:val="normaltextrun"/>
          <w:rFonts w:ascii="Calibri" w:hAnsi="Calibri" w:cs="Calibri"/>
          <w:sz w:val="22"/>
          <w:szCs w:val="22"/>
        </w:rPr>
        <w:t>ReL</w:t>
      </w:r>
      <w:r w:rsidR="00420C47">
        <w:rPr>
          <w:rStyle w:val="normaltextrun"/>
          <w:rFonts w:ascii="Calibri" w:hAnsi="Calibri" w:cs="Calibri"/>
          <w:sz w:val="22"/>
          <w:szCs w:val="22"/>
        </w:rPr>
        <w:t>U</w:t>
      </w:r>
      <w:proofErr w:type="spellEnd"/>
      <w:r>
        <w:rPr>
          <w:rStyle w:val="normaltextrun"/>
          <w:rFonts w:ascii="Calibri" w:hAnsi="Calibri" w:cs="Calibri"/>
          <w:sz w:val="22"/>
          <w:szCs w:val="22"/>
        </w:rPr>
        <w:t> is given by </w:t>
      </w:r>
      <w:r>
        <w:rPr>
          <w:rStyle w:val="eop"/>
          <w:rFonts w:ascii="Calibri" w:hAnsi="Calibri" w:cs="Calibri"/>
          <w:sz w:val="22"/>
          <w:szCs w:val="22"/>
        </w:rPr>
        <w:t> </w:t>
      </w:r>
    </w:p>
    <w:p w14:paraId="675EDE45" w14:textId="7822108D" w:rsidR="003F77FE" w:rsidRDefault="005E7C4D" w:rsidP="00A5204D">
      <w:pPr>
        <w:jc w:val="center"/>
        <w:divId w:val="1336029733"/>
        <w:rPr>
          <w:rStyle w:val="eop"/>
          <w:rFonts w:ascii="Calibri" w:hAnsi="Calibri" w:cs="Calibri"/>
          <w:sz w:val="22"/>
          <w:szCs w:val="22"/>
        </w:rPr>
      </w:pPr>
      <w:r>
        <w:rPr>
          <w:rStyle w:val="normaltextrun"/>
          <w:rFonts w:ascii="Calibri" w:hAnsi="Calibri" w:cs="Calibri"/>
          <w:sz w:val="22"/>
          <w:szCs w:val="22"/>
        </w:rPr>
        <w:t xml:space="preserve">f(x) = </w:t>
      </w:r>
      <w:r w:rsidR="00420C47">
        <w:rPr>
          <w:rStyle w:val="normaltextrun"/>
          <w:rFonts w:ascii="Calibri" w:hAnsi="Calibri" w:cs="Calibri"/>
          <w:sz w:val="22"/>
          <w:szCs w:val="22"/>
        </w:rPr>
        <w:t>max (0, x</w:t>
      </w:r>
      <w:r>
        <w:rPr>
          <w:rStyle w:val="normaltextrun"/>
          <w:rFonts w:ascii="Calibri" w:hAnsi="Calibri" w:cs="Calibri"/>
          <w:sz w:val="22"/>
          <w:szCs w:val="22"/>
        </w:rPr>
        <w:t>)</w:t>
      </w:r>
    </w:p>
    <w:p w14:paraId="3B1B1D10" w14:textId="629D96C0" w:rsidR="003F77FE" w:rsidRPr="00A5204D" w:rsidRDefault="003F77FE" w:rsidP="00A5204D">
      <w:pPr>
        <w:pStyle w:val="Heading5"/>
        <w:divId w:val="1336029733"/>
      </w:pPr>
      <w:bookmarkStart w:id="128" w:name="_Toc68564472"/>
      <w:r w:rsidRPr="00A5204D">
        <w:rPr>
          <w:rStyle w:val="eop"/>
        </w:rPr>
        <w:t>PROS</w:t>
      </w:r>
      <w:bookmarkEnd w:id="128"/>
    </w:p>
    <w:p w14:paraId="01CADCA3" w14:textId="18F5F0C8" w:rsidR="005E7C4D" w:rsidRDefault="005E7C4D" w:rsidP="00A5204D">
      <w:pPr>
        <w:divId w:val="1450586712"/>
        <w:rPr>
          <w:rFonts w:ascii="Segoe UI" w:hAnsi="Segoe UI" w:cs="Segoe UI"/>
          <w:sz w:val="18"/>
          <w:szCs w:val="18"/>
        </w:rPr>
      </w:pPr>
      <w:r>
        <w:rPr>
          <w:rStyle w:val="normaltextrun"/>
          <w:rFonts w:ascii="Calibri" w:hAnsi="Calibri" w:cs="Calibri"/>
          <w:b/>
          <w:bCs/>
          <w:sz w:val="22"/>
          <w:szCs w:val="22"/>
        </w:rPr>
        <w:t>The advantage of the </w:t>
      </w:r>
      <w:proofErr w:type="spellStart"/>
      <w:r>
        <w:rPr>
          <w:rStyle w:val="normaltextrun"/>
          <w:rFonts w:ascii="Calibri" w:hAnsi="Calibri" w:cs="Calibri"/>
          <w:b/>
          <w:bCs/>
          <w:sz w:val="22"/>
          <w:szCs w:val="22"/>
        </w:rPr>
        <w:t>ReL</w:t>
      </w:r>
      <w:r w:rsidR="00420C47">
        <w:rPr>
          <w:rStyle w:val="normaltextrun"/>
          <w:rFonts w:ascii="Calibri" w:hAnsi="Calibri" w:cs="Calibri"/>
          <w:b/>
          <w:bCs/>
          <w:sz w:val="22"/>
          <w:szCs w:val="22"/>
        </w:rPr>
        <w:t>U</w:t>
      </w:r>
      <w:proofErr w:type="spellEnd"/>
      <w:r>
        <w:rPr>
          <w:rStyle w:val="normaltextrun"/>
          <w:rFonts w:ascii="Calibri" w:hAnsi="Calibri" w:cs="Calibri"/>
          <w:b/>
          <w:bCs/>
          <w:sz w:val="22"/>
          <w:szCs w:val="22"/>
        </w:rPr>
        <w:t> over sigmoid is that it trains much faster</w:t>
      </w:r>
      <w:r>
        <w:rPr>
          <w:rStyle w:val="normaltextrun"/>
          <w:rFonts w:ascii="Calibri" w:hAnsi="Calibri" w:cs="Calibri"/>
          <w:sz w:val="22"/>
          <w:szCs w:val="22"/>
        </w:rPr>
        <w:t> than the latter because the derivative of sigmoid becomes very small in the saturating region and therefore the updates to the weights almost vanish. This is called </w:t>
      </w:r>
      <w:r>
        <w:rPr>
          <w:rStyle w:val="normaltextrun"/>
          <w:rFonts w:ascii="Calibri" w:hAnsi="Calibri" w:cs="Calibri"/>
          <w:b/>
          <w:bCs/>
          <w:sz w:val="22"/>
          <w:szCs w:val="22"/>
        </w:rPr>
        <w:t>vanishing gradient problem</w:t>
      </w:r>
      <w:r>
        <w:rPr>
          <w:rStyle w:val="normaltextrun"/>
          <w:rFonts w:ascii="Calibri" w:hAnsi="Calibri" w:cs="Calibri"/>
          <w:sz w:val="22"/>
          <w:szCs w:val="22"/>
        </w:rPr>
        <w:t>.</w:t>
      </w:r>
      <w:r>
        <w:rPr>
          <w:rStyle w:val="eop"/>
          <w:rFonts w:ascii="Calibri" w:hAnsi="Calibri" w:cs="Calibri"/>
          <w:sz w:val="22"/>
          <w:szCs w:val="22"/>
        </w:rPr>
        <w:t> </w:t>
      </w:r>
    </w:p>
    <w:p w14:paraId="5E7F1707" w14:textId="5114D997" w:rsidR="005E7C4D" w:rsidRDefault="005E7C4D" w:rsidP="00A5204D">
      <w:pPr>
        <w:divId w:val="1807625325"/>
        <w:rPr>
          <w:rFonts w:ascii="Segoe UI" w:hAnsi="Segoe UI" w:cs="Segoe UI"/>
          <w:sz w:val="18"/>
          <w:szCs w:val="18"/>
        </w:rPr>
      </w:pPr>
      <w:r>
        <w:rPr>
          <w:rStyle w:val="normaltextrun"/>
          <w:rFonts w:ascii="Calibri" w:hAnsi="Calibri" w:cs="Calibri"/>
          <w:sz w:val="22"/>
          <w:szCs w:val="22"/>
        </w:rPr>
        <w:t>In the network, </w:t>
      </w:r>
      <w:proofErr w:type="spellStart"/>
      <w:r>
        <w:rPr>
          <w:rStyle w:val="normaltextrun"/>
          <w:rFonts w:ascii="Calibri" w:hAnsi="Calibri" w:cs="Calibri"/>
          <w:sz w:val="22"/>
          <w:szCs w:val="22"/>
        </w:rPr>
        <w:t>ReL</w:t>
      </w:r>
      <w:r w:rsidR="00420C47">
        <w:rPr>
          <w:rStyle w:val="normaltextrun"/>
          <w:rFonts w:ascii="Calibri" w:hAnsi="Calibri" w:cs="Calibri"/>
          <w:sz w:val="22"/>
          <w:szCs w:val="22"/>
        </w:rPr>
        <w:t>U</w:t>
      </w:r>
      <w:proofErr w:type="spellEnd"/>
      <w:r>
        <w:rPr>
          <w:rStyle w:val="normaltextrun"/>
          <w:rFonts w:ascii="Calibri" w:hAnsi="Calibri" w:cs="Calibri"/>
          <w:sz w:val="22"/>
          <w:szCs w:val="22"/>
        </w:rPr>
        <w:t> layer is put after each and every convolutional and fully-connected </w:t>
      </w:r>
      <w:r w:rsidR="00420C47">
        <w:rPr>
          <w:rStyle w:val="normaltextrun"/>
          <w:rFonts w:ascii="Calibri" w:hAnsi="Calibri" w:cs="Calibri"/>
          <w:sz w:val="22"/>
          <w:szCs w:val="22"/>
        </w:rPr>
        <w:t>layers (</w:t>
      </w:r>
      <w:r>
        <w:rPr>
          <w:rStyle w:val="normaltextrun"/>
          <w:rFonts w:ascii="Calibri" w:hAnsi="Calibri" w:cs="Calibri"/>
          <w:sz w:val="22"/>
          <w:szCs w:val="22"/>
        </w:rPr>
        <w:t>FC).</w:t>
      </w:r>
      <w:r>
        <w:rPr>
          <w:rStyle w:val="eop"/>
          <w:rFonts w:ascii="Calibri" w:hAnsi="Calibri" w:cs="Calibri"/>
          <w:sz w:val="22"/>
          <w:szCs w:val="22"/>
        </w:rPr>
        <w:t> </w:t>
      </w:r>
    </w:p>
    <w:p w14:paraId="4BE47AB6" w14:textId="77777777" w:rsidR="00460585" w:rsidRDefault="005E7C4D" w:rsidP="00460585">
      <w:pPr>
        <w:keepNext/>
        <w:jc w:val="center"/>
        <w:divId w:val="1434395768"/>
      </w:pPr>
      <w:r>
        <w:rPr>
          <w:noProof/>
        </w:rPr>
        <w:drawing>
          <wp:inline distT="0" distB="0" distL="0" distR="0" wp14:anchorId="05016067" wp14:editId="47D61447">
            <wp:extent cx="2363342" cy="1586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3342" cy="1586377"/>
                    </a:xfrm>
                    <a:prstGeom prst="rect">
                      <a:avLst/>
                    </a:prstGeom>
                    <a:noFill/>
                    <a:ln>
                      <a:noFill/>
                    </a:ln>
                  </pic:spPr>
                </pic:pic>
              </a:graphicData>
            </a:graphic>
          </wp:inline>
        </w:drawing>
      </w:r>
    </w:p>
    <w:p w14:paraId="4CA36221" w14:textId="18FF4A63" w:rsidR="005E7C4D" w:rsidRDefault="00460585" w:rsidP="00460585">
      <w:pPr>
        <w:pStyle w:val="Caption"/>
        <w:jc w:val="center"/>
        <w:divId w:val="1434395768"/>
        <w:rPr>
          <w:rFonts w:ascii="Segoe UI" w:hAnsi="Segoe UI" w:cs="Segoe UI"/>
          <w:sz w:val="18"/>
          <w:szCs w:val="18"/>
        </w:rPr>
      </w:pPr>
      <w:r>
        <w:t xml:space="preserve">Figure </w:t>
      </w:r>
      <w:r w:rsidR="00C81227">
        <w:fldChar w:fldCharType="begin"/>
      </w:r>
      <w:r w:rsidR="00C81227">
        <w:instrText xml:space="preserve"> SEQ Figure \* ARABIC </w:instrText>
      </w:r>
      <w:r w:rsidR="00C81227">
        <w:fldChar w:fldCharType="separate"/>
      </w:r>
      <w:r>
        <w:rPr>
          <w:noProof/>
        </w:rPr>
        <w:t>9</w:t>
      </w:r>
      <w:r w:rsidR="00C81227">
        <w:rPr>
          <w:noProof/>
        </w:rPr>
        <w:fldChar w:fldCharType="end"/>
      </w:r>
      <w:r>
        <w:t xml:space="preserve">: </w:t>
      </w:r>
      <w:proofErr w:type="spellStart"/>
      <w:r>
        <w:t>ReLU</w:t>
      </w:r>
      <w:proofErr w:type="spellEnd"/>
      <w:r>
        <w:t xml:space="preserve"> Function Graph</w:t>
      </w:r>
    </w:p>
    <w:p w14:paraId="32F85CC3" w14:textId="35C728B2" w:rsidR="005E7C4D" w:rsidRDefault="005E7C4D" w:rsidP="00A5204D">
      <w:pPr>
        <w:divId w:val="641272140"/>
        <w:rPr>
          <w:rFonts w:ascii="Segoe UI" w:hAnsi="Segoe UI" w:cs="Segoe UI"/>
          <w:sz w:val="18"/>
          <w:szCs w:val="18"/>
        </w:rPr>
      </w:pPr>
      <w:r>
        <w:rPr>
          <w:rStyle w:val="normaltextrun"/>
          <w:rFonts w:ascii="Calibri" w:hAnsi="Calibri" w:cs="Calibri"/>
          <w:sz w:val="22"/>
          <w:szCs w:val="22"/>
        </w:rPr>
        <w:lastRenderedPageBreak/>
        <w:t>Another problem that this architecture solved was reducing the </w:t>
      </w:r>
      <w:r>
        <w:rPr>
          <w:rStyle w:val="normaltextrun"/>
          <w:rFonts w:ascii="Calibri" w:hAnsi="Calibri" w:cs="Calibri"/>
          <w:b/>
          <w:bCs/>
          <w:sz w:val="22"/>
          <w:szCs w:val="22"/>
        </w:rPr>
        <w:t>over-fitting</w:t>
      </w:r>
      <w:r>
        <w:rPr>
          <w:rStyle w:val="normaltextrun"/>
          <w:rFonts w:ascii="Calibri" w:hAnsi="Calibri" w:cs="Calibri"/>
          <w:sz w:val="22"/>
          <w:szCs w:val="22"/>
        </w:rPr>
        <w:t> by using a Dropout layer after every FC layer. Dropout layer has a </w:t>
      </w:r>
      <w:r w:rsidR="00420C47">
        <w:rPr>
          <w:rStyle w:val="normaltextrun"/>
          <w:rFonts w:ascii="Calibri" w:hAnsi="Calibri" w:cs="Calibri"/>
          <w:sz w:val="22"/>
          <w:szCs w:val="22"/>
        </w:rPr>
        <w:t>probability,</w:t>
      </w:r>
      <w:r w:rsidR="00420C47">
        <w:rPr>
          <w:rStyle w:val="normaltextrun"/>
          <w:rFonts w:ascii="Calibri" w:hAnsi="Calibri" w:cs="Calibri"/>
          <w:b/>
          <w:bCs/>
          <w:sz w:val="22"/>
          <w:szCs w:val="22"/>
        </w:rPr>
        <w:t xml:space="preserve"> (</w:t>
      </w:r>
      <w:r>
        <w:rPr>
          <w:rStyle w:val="normaltextrun"/>
          <w:rFonts w:ascii="Calibri" w:hAnsi="Calibri" w:cs="Calibri"/>
          <w:b/>
          <w:bCs/>
          <w:sz w:val="22"/>
          <w:szCs w:val="22"/>
        </w:rPr>
        <w:t>p)</w:t>
      </w:r>
      <w:r>
        <w:rPr>
          <w:rStyle w:val="normaltextrun"/>
          <w:rFonts w:ascii="Calibri" w:hAnsi="Calibri" w:cs="Calibri"/>
          <w:sz w:val="22"/>
          <w:szCs w:val="22"/>
        </w:rPr>
        <w:t>, associated with it and is applied at every neuron of the response map separately. It randomly switches off the activation with the probability</w:t>
      </w:r>
      <w:r>
        <w:rPr>
          <w:rStyle w:val="normaltextrun"/>
          <w:rFonts w:ascii="Calibri" w:hAnsi="Calibri" w:cs="Calibri"/>
          <w:b/>
          <w:bCs/>
          <w:sz w:val="22"/>
          <w:szCs w:val="22"/>
        </w:rPr>
        <w:t> p</w:t>
      </w:r>
      <w:r>
        <w:rPr>
          <w:rStyle w:val="eop"/>
          <w:rFonts w:ascii="Calibri" w:hAnsi="Calibri" w:cs="Calibri"/>
          <w:sz w:val="22"/>
          <w:szCs w:val="22"/>
        </w:rPr>
        <w:t> </w:t>
      </w:r>
    </w:p>
    <w:p w14:paraId="1AEBC40F" w14:textId="77777777" w:rsidR="00460585" w:rsidRDefault="005E7C4D" w:rsidP="00460585">
      <w:pPr>
        <w:keepNext/>
        <w:jc w:val="center"/>
        <w:divId w:val="1116170509"/>
      </w:pPr>
      <w:r>
        <w:rPr>
          <w:noProof/>
        </w:rPr>
        <w:drawing>
          <wp:inline distT="0" distB="0" distL="0" distR="0" wp14:anchorId="33709378" wp14:editId="3AF2B58F">
            <wp:extent cx="4212492" cy="22041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2750" cy="2204289"/>
                    </a:xfrm>
                    <a:prstGeom prst="rect">
                      <a:avLst/>
                    </a:prstGeom>
                    <a:noFill/>
                    <a:ln>
                      <a:noFill/>
                    </a:ln>
                  </pic:spPr>
                </pic:pic>
              </a:graphicData>
            </a:graphic>
          </wp:inline>
        </w:drawing>
      </w:r>
    </w:p>
    <w:p w14:paraId="7D0B7755" w14:textId="2B6C31E5" w:rsidR="005E7C4D" w:rsidRDefault="00460585" w:rsidP="00460585">
      <w:pPr>
        <w:pStyle w:val="Caption"/>
        <w:jc w:val="center"/>
        <w:divId w:val="1116170509"/>
        <w:rPr>
          <w:rFonts w:ascii="Segoe UI" w:hAnsi="Segoe UI" w:cs="Segoe UI"/>
          <w:sz w:val="18"/>
          <w:szCs w:val="18"/>
        </w:rPr>
      </w:pPr>
      <w:r>
        <w:t xml:space="preserve">Figure </w:t>
      </w:r>
      <w:r w:rsidR="00C81227">
        <w:fldChar w:fldCharType="begin"/>
      </w:r>
      <w:r w:rsidR="00C81227">
        <w:instrText xml:space="preserve"> SEQ Figure \* ARABIC </w:instrText>
      </w:r>
      <w:r w:rsidR="00C81227">
        <w:fldChar w:fldCharType="separate"/>
      </w:r>
      <w:r>
        <w:rPr>
          <w:noProof/>
        </w:rPr>
        <w:t>10</w:t>
      </w:r>
      <w:r w:rsidR="00C81227">
        <w:rPr>
          <w:noProof/>
        </w:rPr>
        <w:fldChar w:fldCharType="end"/>
      </w:r>
      <w:r>
        <w:t xml:space="preserve">: </w:t>
      </w:r>
      <w:proofErr w:type="spellStart"/>
      <w:r>
        <w:t>ReLU</w:t>
      </w:r>
      <w:proofErr w:type="spellEnd"/>
      <w:r>
        <w:t xml:space="preserve"> Function Net</w:t>
      </w:r>
    </w:p>
    <w:p w14:paraId="62233214" w14:textId="77777777" w:rsidR="003F77FE" w:rsidRDefault="003F77FE">
      <w:pPr>
        <w:pStyle w:val="paragraph"/>
        <w:spacing w:before="0" w:beforeAutospacing="0" w:after="0" w:afterAutospacing="0"/>
        <w:textAlignment w:val="baseline"/>
        <w:divId w:val="1031146193"/>
        <w:rPr>
          <w:rStyle w:val="normaltextrun"/>
          <w:rFonts w:ascii="Calibri" w:hAnsi="Calibri" w:cs="Calibri"/>
          <w:b/>
          <w:bCs/>
          <w:sz w:val="22"/>
          <w:szCs w:val="22"/>
        </w:rPr>
      </w:pPr>
    </w:p>
    <w:p w14:paraId="3BEDF78F" w14:textId="6EF5EBAA" w:rsidR="005E7C4D" w:rsidRPr="00A5204D" w:rsidRDefault="005E7C4D" w:rsidP="00A5204D">
      <w:pPr>
        <w:pStyle w:val="Heading4"/>
        <w:divId w:val="1031146193"/>
      </w:pPr>
      <w:bookmarkStart w:id="129" w:name="_Toc68564473"/>
      <w:r w:rsidRPr="00A5204D">
        <w:rPr>
          <w:rStyle w:val="normaltextrun"/>
        </w:rPr>
        <w:t>Why does </w:t>
      </w:r>
      <w:r w:rsidR="00420C47" w:rsidRPr="00A5204D">
        <w:rPr>
          <w:rStyle w:val="normaltextrun"/>
        </w:rPr>
        <w:t>Dropout</w:t>
      </w:r>
      <w:r w:rsidRPr="00A5204D">
        <w:rPr>
          <w:rStyle w:val="normaltextrun"/>
        </w:rPr>
        <w:t> work?</w:t>
      </w:r>
      <w:bookmarkEnd w:id="129"/>
      <w:r w:rsidRPr="00A5204D">
        <w:rPr>
          <w:rStyle w:val="eop"/>
        </w:rPr>
        <w:t> </w:t>
      </w:r>
    </w:p>
    <w:p w14:paraId="50E98E8C" w14:textId="1BF6B21B" w:rsidR="003F77FE" w:rsidRPr="00BB52F9" w:rsidRDefault="005E7C4D" w:rsidP="00BB52F9">
      <w:pPr>
        <w:divId w:val="1893223967"/>
        <w:rPr>
          <w:rStyle w:val="normaltextrun"/>
          <w:rFonts w:ascii="Segoe UI" w:hAnsi="Segoe UI" w:cs="Segoe UI"/>
          <w:sz w:val="18"/>
          <w:szCs w:val="18"/>
        </w:rPr>
      </w:pPr>
      <w:r>
        <w:rPr>
          <w:rStyle w:val="normaltextrun"/>
          <w:rFonts w:ascii="Calibri" w:hAnsi="Calibri" w:cs="Calibri"/>
          <w:sz w:val="22"/>
          <w:szCs w:val="22"/>
        </w:rPr>
        <w:t>The idea behind the dropout is similar to the model ensembles. Due to the dropout layer, different sets of neurons which are switched off, represent a different architecture and all these different architectures are trained in parallel with weight given to each subset and the summation of weights being one. For n neurons attached to </w:t>
      </w:r>
      <w:r w:rsidR="00420C47">
        <w:rPr>
          <w:rStyle w:val="normaltextrun"/>
          <w:rFonts w:ascii="Calibri" w:hAnsi="Calibri" w:cs="Calibri"/>
          <w:sz w:val="22"/>
          <w:szCs w:val="22"/>
        </w:rPr>
        <w:t>Dropout</w:t>
      </w:r>
      <w:r>
        <w:rPr>
          <w:rStyle w:val="normaltextrun"/>
          <w:rFonts w:ascii="Calibri" w:hAnsi="Calibri" w:cs="Calibri"/>
          <w:sz w:val="22"/>
          <w:szCs w:val="22"/>
        </w:rPr>
        <w:t>, the number of subset architectures formed is 2^n. </w:t>
      </w:r>
      <w:r w:rsidR="00420C47">
        <w:rPr>
          <w:rStyle w:val="normaltextrun"/>
          <w:rFonts w:ascii="Calibri" w:hAnsi="Calibri" w:cs="Calibri"/>
          <w:sz w:val="22"/>
          <w:szCs w:val="22"/>
        </w:rPr>
        <w:t>So,</w:t>
      </w:r>
      <w:r>
        <w:rPr>
          <w:rStyle w:val="normaltextrun"/>
          <w:rFonts w:ascii="Calibri" w:hAnsi="Calibri" w:cs="Calibri"/>
          <w:sz w:val="22"/>
          <w:szCs w:val="22"/>
        </w:rPr>
        <w:t> it amounts to prediction being averaged over these ensembles of models. This provides a structured model regularization which helps in avoiding the over-fitting. Another view of </w:t>
      </w:r>
      <w:r w:rsidR="00420C47">
        <w:rPr>
          <w:rStyle w:val="normaltextrun"/>
          <w:rFonts w:ascii="Calibri" w:hAnsi="Calibri" w:cs="Calibri"/>
          <w:sz w:val="22"/>
          <w:szCs w:val="22"/>
        </w:rPr>
        <w:t>Dropout</w:t>
      </w:r>
      <w:r>
        <w:rPr>
          <w:rStyle w:val="normaltextrun"/>
          <w:rFonts w:ascii="Calibri" w:hAnsi="Calibri" w:cs="Calibri"/>
          <w:sz w:val="22"/>
          <w:szCs w:val="22"/>
        </w:rPr>
        <w:t> being helpful is that since neurons are randomly chosen, they tend to avoid developing co-adaptations among themselves thereby enabling them to develop meaningful features, independent of others.</w:t>
      </w:r>
      <w:r>
        <w:rPr>
          <w:rStyle w:val="eop"/>
          <w:rFonts w:ascii="Calibri" w:hAnsi="Calibri" w:cs="Calibri"/>
          <w:sz w:val="22"/>
          <w:szCs w:val="22"/>
        </w:rPr>
        <w:t> </w:t>
      </w:r>
    </w:p>
    <w:p w14:paraId="1091F121" w14:textId="78BEF5D3" w:rsidR="005E7C4D" w:rsidRPr="00A5204D" w:rsidRDefault="005E7C4D" w:rsidP="00A5204D">
      <w:pPr>
        <w:pStyle w:val="Heading4"/>
        <w:divId w:val="402677743"/>
      </w:pPr>
      <w:bookmarkStart w:id="130" w:name="_Toc68564474"/>
      <w:r w:rsidRPr="00A5204D">
        <w:rPr>
          <w:rStyle w:val="normaltextrun"/>
        </w:rPr>
        <w:t>VGG16</w:t>
      </w:r>
      <w:bookmarkEnd w:id="130"/>
      <w:r w:rsidRPr="00A5204D">
        <w:rPr>
          <w:rStyle w:val="eop"/>
        </w:rPr>
        <w:t> </w:t>
      </w:r>
    </w:p>
    <w:p w14:paraId="49DC4A97" w14:textId="6A94068F" w:rsidR="005E7C4D" w:rsidRDefault="005E7C4D" w:rsidP="00A5204D">
      <w:pPr>
        <w:divId w:val="1797872450"/>
        <w:rPr>
          <w:rFonts w:ascii="Segoe UI" w:hAnsi="Segoe UI" w:cs="Segoe UI"/>
          <w:sz w:val="18"/>
          <w:szCs w:val="18"/>
        </w:rPr>
      </w:pPr>
      <w:r>
        <w:rPr>
          <w:rStyle w:val="normaltextrun"/>
          <w:rFonts w:ascii="Calibri" w:hAnsi="Calibri" w:cs="Calibri"/>
          <w:sz w:val="22"/>
          <w:szCs w:val="22"/>
        </w:rPr>
        <w:t>This architecture is from VGG group, Oxford. It makes the improvement over </w:t>
      </w:r>
      <w:proofErr w:type="spellStart"/>
      <w:r>
        <w:rPr>
          <w:rStyle w:val="normaltextrun"/>
          <w:rFonts w:ascii="Calibri" w:hAnsi="Calibri" w:cs="Calibri"/>
          <w:sz w:val="22"/>
          <w:szCs w:val="22"/>
        </w:rPr>
        <w:t>AlexNet</w:t>
      </w:r>
      <w:proofErr w:type="spellEnd"/>
      <w:r>
        <w:rPr>
          <w:rStyle w:val="normaltextrun"/>
          <w:rFonts w:ascii="Calibri" w:hAnsi="Calibri" w:cs="Calibri"/>
          <w:sz w:val="22"/>
          <w:szCs w:val="22"/>
        </w:rPr>
        <w:t> by replacing large kernel-sized </w:t>
      </w:r>
      <w:r w:rsidR="00420C47">
        <w:rPr>
          <w:rStyle w:val="normaltextrun"/>
          <w:rFonts w:ascii="Calibri" w:hAnsi="Calibri" w:cs="Calibri"/>
          <w:sz w:val="22"/>
          <w:szCs w:val="22"/>
        </w:rPr>
        <w:t>filters (</w:t>
      </w:r>
      <w:r>
        <w:rPr>
          <w:rStyle w:val="normaltextrun"/>
          <w:rFonts w:ascii="Calibri" w:hAnsi="Calibri" w:cs="Calibri"/>
          <w:sz w:val="22"/>
          <w:szCs w:val="22"/>
        </w:rPr>
        <w:t>11 and 5 in the first and second convolutional layer, respectively) with multiple 3X3 kernel-sized filters one after another. With a given receptive </w:t>
      </w:r>
      <w:r w:rsidR="00420C47">
        <w:rPr>
          <w:rStyle w:val="normaltextrun"/>
          <w:rFonts w:ascii="Calibri" w:hAnsi="Calibri" w:cs="Calibri"/>
          <w:sz w:val="22"/>
          <w:szCs w:val="22"/>
        </w:rPr>
        <w:t>field (</w:t>
      </w:r>
      <w:r>
        <w:rPr>
          <w:rStyle w:val="normaltextrun"/>
          <w:rFonts w:ascii="Calibri" w:hAnsi="Calibri" w:cs="Calibri"/>
          <w:sz w:val="22"/>
          <w:szCs w:val="22"/>
        </w:rPr>
        <w:t xml:space="preserve">the effective area size of input image on which output depends), multiple stacked smaller size kernel is better than the one with a larger size kernel because multiple non-linear layers </w:t>
      </w:r>
      <w:r w:rsidR="00420C47">
        <w:rPr>
          <w:rStyle w:val="normaltextrun"/>
          <w:rFonts w:ascii="Calibri" w:hAnsi="Calibri" w:cs="Calibri"/>
          <w:sz w:val="22"/>
          <w:szCs w:val="22"/>
        </w:rPr>
        <w:t>increase</w:t>
      </w:r>
      <w:r>
        <w:rPr>
          <w:rStyle w:val="normaltextrun"/>
          <w:rFonts w:ascii="Calibri" w:hAnsi="Calibri" w:cs="Calibri"/>
          <w:sz w:val="22"/>
          <w:szCs w:val="22"/>
        </w:rPr>
        <w:t xml:space="preserve"> the depth of the network which enables it to learn more complex features, and that too at a lower cost. </w:t>
      </w:r>
      <w:r>
        <w:rPr>
          <w:rStyle w:val="eop"/>
          <w:rFonts w:ascii="Calibri" w:hAnsi="Calibri" w:cs="Calibri"/>
          <w:sz w:val="22"/>
          <w:szCs w:val="22"/>
        </w:rPr>
        <w:t> </w:t>
      </w:r>
    </w:p>
    <w:p w14:paraId="1354381B" w14:textId="71CD92F4" w:rsidR="005E7C4D" w:rsidRDefault="005E7C4D" w:rsidP="00A5204D">
      <w:pPr>
        <w:divId w:val="602692435"/>
        <w:rPr>
          <w:rFonts w:ascii="Segoe UI" w:hAnsi="Segoe UI" w:cs="Segoe UI"/>
          <w:sz w:val="18"/>
          <w:szCs w:val="18"/>
        </w:rPr>
      </w:pPr>
      <w:r>
        <w:rPr>
          <w:rStyle w:val="normaltextrun"/>
          <w:rFonts w:ascii="Calibri" w:hAnsi="Calibri" w:cs="Calibri"/>
          <w:sz w:val="22"/>
          <w:szCs w:val="22"/>
        </w:rPr>
        <w:t>For example, three 3X3 filters on top of each other with stride 1 ha a receptive size of 7, but the number of parameters involved is 3*(9C^2) in comparison to 49C^2 parameters of kernels with a size of 7. Here, it is assumed that the number of input and output channel of layers is C.</w:t>
      </w:r>
      <w:r w:rsidR="00420C47">
        <w:rPr>
          <w:rStyle w:val="normaltextrun"/>
          <w:rFonts w:ascii="Calibri" w:hAnsi="Calibri" w:cs="Calibri"/>
          <w:sz w:val="22"/>
          <w:szCs w:val="22"/>
        </w:rPr>
        <w:t xml:space="preserve"> </w:t>
      </w:r>
      <w:r>
        <w:rPr>
          <w:rStyle w:val="normaltextrun"/>
          <w:rFonts w:ascii="Calibri" w:hAnsi="Calibri" w:cs="Calibri"/>
          <w:sz w:val="22"/>
          <w:szCs w:val="22"/>
        </w:rPr>
        <w:t>Also, 3X3 kernels help in retaining finer level properties of the image. The network architecture is given in the table.</w:t>
      </w:r>
      <w:r>
        <w:rPr>
          <w:rStyle w:val="eop"/>
          <w:rFonts w:ascii="Calibri" w:hAnsi="Calibri" w:cs="Calibri"/>
          <w:sz w:val="22"/>
          <w:szCs w:val="22"/>
        </w:rPr>
        <w:t> </w:t>
      </w:r>
    </w:p>
    <w:p w14:paraId="20F91138" w14:textId="77777777" w:rsidR="005E7C4D" w:rsidRDefault="005E7C4D" w:rsidP="00A5204D">
      <w:pPr>
        <w:divId w:val="1184124873"/>
        <w:rPr>
          <w:rFonts w:ascii="Segoe UI" w:hAnsi="Segoe UI" w:cs="Segoe UI"/>
          <w:sz w:val="18"/>
          <w:szCs w:val="18"/>
        </w:rPr>
      </w:pPr>
      <w:r>
        <w:rPr>
          <w:rStyle w:val="normaltextrun"/>
          <w:rFonts w:ascii="Calibri" w:hAnsi="Calibri" w:cs="Calibri"/>
          <w:sz w:val="22"/>
          <w:szCs w:val="22"/>
        </w:rPr>
        <w:t>You can see that in VGG-D, there are blocks with same filter size applied multiple times to extract more complex and representative features. This concept of blocks/modules became a common theme in the networks after VGG.</w:t>
      </w:r>
      <w:r>
        <w:rPr>
          <w:rStyle w:val="eop"/>
          <w:rFonts w:ascii="Calibri" w:hAnsi="Calibri" w:cs="Calibri"/>
          <w:sz w:val="22"/>
          <w:szCs w:val="22"/>
        </w:rPr>
        <w:t> </w:t>
      </w:r>
    </w:p>
    <w:p w14:paraId="07C8390D" w14:textId="5726A02F" w:rsidR="005E7C4D" w:rsidRDefault="005E7C4D" w:rsidP="00A5204D">
      <w:pPr>
        <w:divId w:val="1976986964"/>
        <w:rPr>
          <w:rFonts w:ascii="Segoe UI" w:hAnsi="Segoe UI" w:cs="Segoe UI"/>
          <w:sz w:val="18"/>
          <w:szCs w:val="18"/>
        </w:rPr>
      </w:pPr>
      <w:r>
        <w:rPr>
          <w:rStyle w:val="normaltextrun"/>
          <w:rFonts w:ascii="Calibri" w:hAnsi="Calibri" w:cs="Calibri"/>
          <w:sz w:val="22"/>
          <w:szCs w:val="22"/>
        </w:rPr>
        <w:lastRenderedPageBreak/>
        <w:t>The VGG convolutional layers are followed by 3 fully connected layers. The width of the network starts at a small value of 64 and increases by a factor of 2 after every sub-sampling/pooling layer. It achieves the top-5 accuracy of 92.3 % on ImageNet.</w:t>
      </w:r>
    </w:p>
    <w:p w14:paraId="2741579B" w14:textId="4CEB151C" w:rsidR="005E7C4D" w:rsidRPr="00A5204D" w:rsidRDefault="005E7C4D" w:rsidP="00A5204D">
      <w:pPr>
        <w:pStyle w:val="Heading4"/>
        <w:divId w:val="1840349067"/>
      </w:pPr>
      <w:bookmarkStart w:id="131" w:name="_Toc68564475"/>
      <w:r w:rsidRPr="00A5204D">
        <w:rPr>
          <w:rStyle w:val="normaltextrun"/>
        </w:rPr>
        <w:t>Xception</w:t>
      </w:r>
      <w:bookmarkEnd w:id="131"/>
    </w:p>
    <w:p w14:paraId="10CA8B69" w14:textId="7F39EAF9" w:rsidR="005E7C4D" w:rsidRDefault="005E7C4D" w:rsidP="00A5204D">
      <w:pPr>
        <w:divId w:val="929893921"/>
        <w:rPr>
          <w:rFonts w:ascii="Segoe UI" w:hAnsi="Segoe UI" w:cs="Segoe UI"/>
          <w:sz w:val="18"/>
          <w:szCs w:val="18"/>
        </w:rPr>
      </w:pPr>
      <w:proofErr w:type="spellStart"/>
      <w:r>
        <w:rPr>
          <w:rStyle w:val="normaltextrun"/>
          <w:rFonts w:ascii="Calibri" w:hAnsi="Calibri" w:cs="Calibri"/>
          <w:sz w:val="22"/>
          <w:szCs w:val="22"/>
        </w:rPr>
        <w:t>X</w:t>
      </w:r>
      <w:r w:rsidR="00A5204D">
        <w:rPr>
          <w:rStyle w:val="normaltextrun"/>
          <w:rFonts w:ascii="Calibri" w:hAnsi="Calibri" w:cs="Calibri"/>
          <w:sz w:val="22"/>
          <w:szCs w:val="22"/>
        </w:rPr>
        <w:t>c</w:t>
      </w:r>
      <w:r>
        <w:rPr>
          <w:rStyle w:val="normaltextrun"/>
          <w:rFonts w:ascii="Calibri" w:hAnsi="Calibri" w:cs="Calibri"/>
          <w:sz w:val="22"/>
          <w:szCs w:val="22"/>
        </w:rPr>
        <w:t>eption</w:t>
      </w:r>
      <w:proofErr w:type="spellEnd"/>
      <w:r>
        <w:rPr>
          <w:rStyle w:val="normaltextrun"/>
          <w:rFonts w:ascii="Calibri" w:hAnsi="Calibri" w:cs="Calibri"/>
          <w:sz w:val="22"/>
          <w:szCs w:val="22"/>
        </w:rPr>
        <w:t> is a deep convolutional neural network architecture that involves </w:t>
      </w:r>
      <w:r w:rsidR="00420C47">
        <w:rPr>
          <w:rStyle w:val="normaltextrun"/>
          <w:rFonts w:ascii="Calibri" w:hAnsi="Calibri" w:cs="Calibri"/>
          <w:sz w:val="22"/>
          <w:szCs w:val="22"/>
        </w:rPr>
        <w:t>Depth wise</w:t>
      </w:r>
      <w:r>
        <w:rPr>
          <w:rStyle w:val="normaltextrun"/>
          <w:rFonts w:ascii="Calibri" w:hAnsi="Calibri" w:cs="Calibri"/>
          <w:sz w:val="22"/>
          <w:szCs w:val="22"/>
        </w:rPr>
        <w:t> Separable Convolutions.</w:t>
      </w:r>
      <w:r>
        <w:rPr>
          <w:rStyle w:val="eop"/>
          <w:rFonts w:ascii="Calibri" w:hAnsi="Calibri" w:cs="Calibri"/>
          <w:sz w:val="22"/>
          <w:szCs w:val="22"/>
        </w:rPr>
        <w:t> </w:t>
      </w:r>
    </w:p>
    <w:p w14:paraId="1A6DD1DE" w14:textId="77777777" w:rsidR="005E7C4D" w:rsidRPr="00A5204D" w:rsidRDefault="005E7C4D" w:rsidP="00A5204D">
      <w:pPr>
        <w:pStyle w:val="Heading5"/>
        <w:divId w:val="1407923373"/>
      </w:pPr>
      <w:bookmarkStart w:id="132" w:name="_Toc68564476"/>
      <w:r w:rsidRPr="00A5204D">
        <w:rPr>
          <w:rStyle w:val="normaltextrun"/>
        </w:rPr>
        <w:t>What is an XCeption network?</w:t>
      </w:r>
      <w:bookmarkEnd w:id="132"/>
      <w:r w:rsidRPr="00A5204D">
        <w:rPr>
          <w:rStyle w:val="eop"/>
        </w:rPr>
        <w:t> </w:t>
      </w:r>
    </w:p>
    <w:p w14:paraId="10544BB7" w14:textId="55E92D87" w:rsidR="005E7C4D" w:rsidRDefault="005E7C4D" w:rsidP="00A5204D">
      <w:pPr>
        <w:divId w:val="1775513244"/>
        <w:rPr>
          <w:rFonts w:ascii="Segoe UI" w:hAnsi="Segoe UI" w:cs="Segoe UI"/>
          <w:sz w:val="18"/>
          <w:szCs w:val="18"/>
        </w:rPr>
      </w:pPr>
      <w:r>
        <w:rPr>
          <w:rStyle w:val="normaltextrun"/>
          <w:rFonts w:ascii="Calibri" w:hAnsi="Calibri" w:cs="Calibri"/>
          <w:sz w:val="22"/>
          <w:szCs w:val="22"/>
        </w:rPr>
        <w:t>The data first goes through the entry flow, then through the middle flow which is repeated eight times, and finally through the exit flow. Note that all Convolution and </w:t>
      </w:r>
      <w:r w:rsidR="00420C47">
        <w:rPr>
          <w:rStyle w:val="normaltextrun"/>
          <w:rFonts w:ascii="Calibri" w:hAnsi="Calibri" w:cs="Calibri"/>
          <w:sz w:val="22"/>
          <w:szCs w:val="22"/>
        </w:rPr>
        <w:t>Separable Convolution</w:t>
      </w:r>
      <w:r>
        <w:rPr>
          <w:rStyle w:val="normaltextrun"/>
          <w:rFonts w:ascii="Calibri" w:hAnsi="Calibri" w:cs="Calibri"/>
          <w:sz w:val="22"/>
          <w:szCs w:val="22"/>
        </w:rPr>
        <w:t> layers are followed by batch normalization</w:t>
      </w:r>
      <w:r>
        <w:rPr>
          <w:rStyle w:val="eop"/>
          <w:rFonts w:ascii="Calibri" w:hAnsi="Calibri" w:cs="Calibri"/>
          <w:sz w:val="22"/>
          <w:szCs w:val="22"/>
        </w:rPr>
        <w:t> </w:t>
      </w:r>
    </w:p>
    <w:p w14:paraId="0CE958D1" w14:textId="77777777" w:rsidR="005E7C4D" w:rsidRPr="00A5204D" w:rsidRDefault="005E7C4D" w:rsidP="00A5204D">
      <w:pPr>
        <w:pStyle w:val="Heading5"/>
        <w:divId w:val="1122964247"/>
      </w:pPr>
      <w:bookmarkStart w:id="133" w:name="_Toc68564477"/>
      <w:r w:rsidRPr="00A5204D">
        <w:rPr>
          <w:rStyle w:val="normaltextrun"/>
        </w:rPr>
        <w:t>How does XCeption work?</w:t>
      </w:r>
      <w:bookmarkEnd w:id="133"/>
      <w:r w:rsidRPr="00A5204D">
        <w:rPr>
          <w:rStyle w:val="eop"/>
        </w:rPr>
        <w:t> </w:t>
      </w:r>
    </w:p>
    <w:p w14:paraId="6F011048" w14:textId="0C9418E1" w:rsidR="005E7C4D" w:rsidRDefault="005E7C4D" w:rsidP="00A5204D">
      <w:pPr>
        <w:divId w:val="1664621666"/>
        <w:rPr>
          <w:rFonts w:ascii="Segoe UI" w:hAnsi="Segoe UI" w:cs="Segoe UI"/>
          <w:sz w:val="18"/>
          <w:szCs w:val="18"/>
        </w:rPr>
      </w:pPr>
      <w:proofErr w:type="spellStart"/>
      <w:r>
        <w:rPr>
          <w:rStyle w:val="normaltextrun"/>
          <w:rFonts w:ascii="Calibri" w:hAnsi="Calibri" w:cs="Calibri"/>
          <w:sz w:val="22"/>
          <w:szCs w:val="22"/>
        </w:rPr>
        <w:t>X</w:t>
      </w:r>
      <w:r w:rsidR="00A5204D">
        <w:rPr>
          <w:rStyle w:val="normaltextrun"/>
          <w:rFonts w:ascii="Calibri" w:hAnsi="Calibri" w:cs="Calibri"/>
          <w:sz w:val="22"/>
          <w:szCs w:val="22"/>
        </w:rPr>
        <w:t>c</w:t>
      </w:r>
      <w:r>
        <w:rPr>
          <w:rStyle w:val="normaltextrun"/>
          <w:rFonts w:ascii="Calibri" w:hAnsi="Calibri" w:cs="Calibri"/>
          <w:sz w:val="22"/>
          <w:szCs w:val="22"/>
        </w:rPr>
        <w:t>eption</w:t>
      </w:r>
      <w:proofErr w:type="spellEnd"/>
      <w:r>
        <w:rPr>
          <w:rStyle w:val="normaltextrun"/>
          <w:rFonts w:ascii="Calibri" w:hAnsi="Calibri" w:cs="Calibri"/>
          <w:sz w:val="22"/>
          <w:szCs w:val="22"/>
        </w:rPr>
        <w:t> is an efficient architecture that relies on two main </w:t>
      </w:r>
      <w:r w:rsidR="00420C47">
        <w:rPr>
          <w:rStyle w:val="normaltextrun"/>
          <w:rFonts w:ascii="Calibri" w:hAnsi="Calibri" w:cs="Calibri"/>
          <w:sz w:val="22"/>
          <w:szCs w:val="22"/>
        </w:rPr>
        <w:t>points:</w:t>
      </w:r>
      <w:r>
        <w:rPr>
          <w:rStyle w:val="eop"/>
          <w:rFonts w:ascii="Calibri" w:hAnsi="Calibri" w:cs="Calibri"/>
          <w:sz w:val="22"/>
          <w:szCs w:val="22"/>
        </w:rPr>
        <w:t> </w:t>
      </w:r>
    </w:p>
    <w:p w14:paraId="16DA8981" w14:textId="15FF4D38" w:rsidR="005E7C4D" w:rsidRPr="00A5204D" w:rsidRDefault="00420C47" w:rsidP="00600F70">
      <w:pPr>
        <w:pStyle w:val="ListParagraph"/>
        <w:numPr>
          <w:ilvl w:val="0"/>
          <w:numId w:val="44"/>
        </w:numPr>
        <w:divId w:val="1931500636"/>
        <w:rPr>
          <w:rFonts w:ascii="Segoe UI" w:hAnsi="Segoe UI" w:cs="Segoe UI"/>
          <w:sz w:val="18"/>
          <w:szCs w:val="18"/>
        </w:rPr>
      </w:pPr>
      <w:r w:rsidRPr="00A5204D">
        <w:rPr>
          <w:rStyle w:val="normaltextrun"/>
          <w:rFonts w:ascii="Calibri" w:hAnsi="Calibri" w:cs="Calibri"/>
          <w:sz w:val="22"/>
          <w:szCs w:val="22"/>
        </w:rPr>
        <w:t>Depth wise</w:t>
      </w:r>
      <w:r w:rsidR="005E7C4D" w:rsidRPr="00A5204D">
        <w:rPr>
          <w:rStyle w:val="normaltextrun"/>
          <w:rFonts w:ascii="Calibri" w:hAnsi="Calibri" w:cs="Calibri"/>
          <w:sz w:val="22"/>
          <w:szCs w:val="22"/>
        </w:rPr>
        <w:t> Separable Convolution</w:t>
      </w:r>
      <w:r w:rsidR="005E7C4D" w:rsidRPr="00A5204D">
        <w:rPr>
          <w:rStyle w:val="eop"/>
          <w:rFonts w:ascii="Calibri" w:hAnsi="Calibri" w:cs="Calibri"/>
          <w:sz w:val="22"/>
          <w:szCs w:val="22"/>
        </w:rPr>
        <w:t> </w:t>
      </w:r>
    </w:p>
    <w:p w14:paraId="36345974" w14:textId="1B085ACD" w:rsidR="005E7C4D" w:rsidRPr="00ED6E2E" w:rsidRDefault="005E7C4D" w:rsidP="00600F70">
      <w:pPr>
        <w:pStyle w:val="ListParagraph"/>
        <w:numPr>
          <w:ilvl w:val="0"/>
          <w:numId w:val="44"/>
        </w:numPr>
        <w:divId w:val="1646929060"/>
        <w:rPr>
          <w:rStyle w:val="eop"/>
          <w:rFonts w:ascii="Segoe UI" w:hAnsi="Segoe UI" w:cs="Segoe UI"/>
          <w:sz w:val="18"/>
          <w:szCs w:val="18"/>
        </w:rPr>
      </w:pPr>
      <w:r w:rsidRPr="00A5204D">
        <w:rPr>
          <w:rStyle w:val="normaltextrun"/>
          <w:rFonts w:ascii="Calibri" w:hAnsi="Calibri" w:cs="Calibri"/>
          <w:sz w:val="22"/>
          <w:szCs w:val="22"/>
        </w:rPr>
        <w:t>Shortcuts between Convolution blocks as in </w:t>
      </w:r>
      <w:proofErr w:type="spellStart"/>
      <w:r w:rsidRPr="00A5204D">
        <w:rPr>
          <w:rStyle w:val="normaltextrun"/>
          <w:rFonts w:ascii="Calibri" w:hAnsi="Calibri" w:cs="Calibri"/>
          <w:sz w:val="22"/>
          <w:szCs w:val="22"/>
        </w:rPr>
        <w:t>ResNet</w:t>
      </w:r>
      <w:proofErr w:type="spellEnd"/>
    </w:p>
    <w:p w14:paraId="2F70906E" w14:textId="77777777" w:rsidR="00ED6E2E" w:rsidRPr="00ED6E2E" w:rsidRDefault="00ED6E2E" w:rsidP="00ED6E2E">
      <w:pPr>
        <w:pStyle w:val="Heading5"/>
        <w:divId w:val="1646929060"/>
      </w:pPr>
      <w:bookmarkStart w:id="134" w:name="_Toc68564478"/>
      <w:r w:rsidRPr="00ED6E2E">
        <w:rPr>
          <w:rStyle w:val="normaltextrun"/>
        </w:rPr>
        <w:t>Implementation of the XCeption</w:t>
      </w:r>
      <w:bookmarkEnd w:id="134"/>
      <w:r w:rsidRPr="00ED6E2E">
        <w:rPr>
          <w:rStyle w:val="eop"/>
        </w:rPr>
        <w:t> </w:t>
      </w:r>
    </w:p>
    <w:p w14:paraId="0C619C5D" w14:textId="52EB3D1A" w:rsidR="00ED6E2E" w:rsidRDefault="00ED6E2E" w:rsidP="00ED6E2E">
      <w:pPr>
        <w:divId w:val="1646929060"/>
        <w:rPr>
          <w:rFonts w:ascii="Segoe UI" w:hAnsi="Segoe UI" w:cs="Segoe UI"/>
          <w:sz w:val="18"/>
          <w:szCs w:val="18"/>
        </w:rPr>
      </w:pPr>
      <w:proofErr w:type="spellStart"/>
      <w:r>
        <w:rPr>
          <w:rStyle w:val="normaltextrun"/>
          <w:rFonts w:ascii="Calibri" w:hAnsi="Calibri" w:cs="Calibri"/>
          <w:sz w:val="22"/>
          <w:szCs w:val="22"/>
        </w:rPr>
        <w:t>X</w:t>
      </w:r>
      <w:r w:rsidR="00BB52F9">
        <w:rPr>
          <w:rStyle w:val="normaltextrun"/>
          <w:rFonts w:ascii="Calibri" w:hAnsi="Calibri" w:cs="Calibri"/>
          <w:sz w:val="22"/>
          <w:szCs w:val="22"/>
        </w:rPr>
        <w:t>c</w:t>
      </w:r>
      <w:r>
        <w:rPr>
          <w:rStyle w:val="normaltextrun"/>
          <w:rFonts w:ascii="Calibri" w:hAnsi="Calibri" w:cs="Calibri"/>
          <w:sz w:val="22"/>
          <w:szCs w:val="22"/>
        </w:rPr>
        <w:t>eption</w:t>
      </w:r>
      <w:proofErr w:type="spellEnd"/>
      <w:r>
        <w:rPr>
          <w:rStyle w:val="normaltextrun"/>
          <w:rFonts w:ascii="Calibri" w:hAnsi="Calibri" w:cs="Calibri"/>
          <w:sz w:val="22"/>
          <w:szCs w:val="22"/>
        </w:rPr>
        <w:t> offers an architecture that is made of Depth wise Separable Convolution blocks + </w:t>
      </w:r>
      <w:proofErr w:type="spellStart"/>
      <w:r>
        <w:rPr>
          <w:rStyle w:val="normaltextrun"/>
          <w:rFonts w:ascii="Calibri" w:hAnsi="Calibri" w:cs="Calibri"/>
          <w:sz w:val="22"/>
          <w:szCs w:val="22"/>
        </w:rPr>
        <w:t>Max</w:t>
      </w:r>
      <w:r w:rsidR="00BB52F9">
        <w:rPr>
          <w:rStyle w:val="normaltextrun"/>
          <w:rFonts w:ascii="Calibri" w:hAnsi="Calibri" w:cs="Calibri"/>
          <w:sz w:val="22"/>
          <w:szCs w:val="22"/>
        </w:rPr>
        <w:t>P</w:t>
      </w:r>
      <w:r>
        <w:rPr>
          <w:rStyle w:val="normaltextrun"/>
          <w:rFonts w:ascii="Calibri" w:hAnsi="Calibri" w:cs="Calibri"/>
          <w:sz w:val="22"/>
          <w:szCs w:val="22"/>
        </w:rPr>
        <w:t>ooling</w:t>
      </w:r>
      <w:proofErr w:type="spellEnd"/>
      <w:r>
        <w:rPr>
          <w:rStyle w:val="normaltextrun"/>
          <w:rFonts w:ascii="Calibri" w:hAnsi="Calibri" w:cs="Calibri"/>
          <w:sz w:val="22"/>
          <w:szCs w:val="22"/>
        </w:rPr>
        <w:t>, all linked with shortcuts as in </w:t>
      </w:r>
      <w:proofErr w:type="spellStart"/>
      <w:r>
        <w:rPr>
          <w:rStyle w:val="normaltextrun"/>
          <w:rFonts w:ascii="Calibri" w:hAnsi="Calibri" w:cs="Calibri"/>
          <w:sz w:val="22"/>
          <w:szCs w:val="22"/>
        </w:rPr>
        <w:t>ResNet</w:t>
      </w:r>
      <w:proofErr w:type="spellEnd"/>
      <w:r>
        <w:rPr>
          <w:rStyle w:val="normaltextrun"/>
          <w:rFonts w:ascii="Calibri" w:hAnsi="Calibri" w:cs="Calibri"/>
          <w:sz w:val="22"/>
          <w:szCs w:val="22"/>
        </w:rPr>
        <w:t> implementations.</w:t>
      </w:r>
      <w:r>
        <w:rPr>
          <w:rStyle w:val="eop"/>
          <w:rFonts w:ascii="Calibri" w:hAnsi="Calibri" w:cs="Calibri"/>
          <w:sz w:val="22"/>
          <w:szCs w:val="22"/>
        </w:rPr>
        <w:t> </w:t>
      </w:r>
    </w:p>
    <w:p w14:paraId="2A903328" w14:textId="61819470" w:rsidR="00ED6E2E" w:rsidRDefault="00ED6E2E" w:rsidP="00ED6E2E">
      <w:pPr>
        <w:divId w:val="1646929060"/>
        <w:rPr>
          <w:rStyle w:val="normaltextrun"/>
          <w:rFonts w:ascii="Calibri" w:hAnsi="Calibri" w:cs="Calibri"/>
          <w:sz w:val="22"/>
          <w:szCs w:val="22"/>
        </w:rPr>
      </w:pPr>
      <w:r>
        <w:rPr>
          <w:rStyle w:val="normaltextrun"/>
          <w:rFonts w:ascii="Calibri" w:hAnsi="Calibri" w:cs="Calibri"/>
          <w:sz w:val="22"/>
          <w:szCs w:val="22"/>
        </w:rPr>
        <w:t>The specificity of </w:t>
      </w:r>
      <w:proofErr w:type="spellStart"/>
      <w:r>
        <w:rPr>
          <w:rStyle w:val="normaltextrun"/>
          <w:rFonts w:ascii="Calibri" w:hAnsi="Calibri" w:cs="Calibri"/>
          <w:sz w:val="22"/>
          <w:szCs w:val="22"/>
        </w:rPr>
        <w:t>Xception</w:t>
      </w:r>
      <w:proofErr w:type="spellEnd"/>
      <w:r>
        <w:rPr>
          <w:rStyle w:val="normaltextrun"/>
          <w:rFonts w:ascii="Calibri" w:hAnsi="Calibri" w:cs="Calibri"/>
          <w:sz w:val="22"/>
          <w:szCs w:val="22"/>
        </w:rPr>
        <w:t> is that the Depth wise Convolution is not followed by a Pointwise Convolution.</w:t>
      </w:r>
    </w:p>
    <w:p w14:paraId="43286A93" w14:textId="77777777" w:rsidR="00460585" w:rsidRPr="00ED6E2E" w:rsidRDefault="00460585" w:rsidP="00ED6E2E">
      <w:pPr>
        <w:divId w:val="1646929060"/>
        <w:rPr>
          <w:rFonts w:ascii="Segoe UI" w:hAnsi="Segoe UI" w:cs="Segoe UI"/>
          <w:sz w:val="18"/>
          <w:szCs w:val="18"/>
        </w:rPr>
      </w:pPr>
    </w:p>
    <w:p w14:paraId="1158758F" w14:textId="77777777" w:rsidR="005E7C4D" w:rsidRPr="00ED6E2E" w:rsidRDefault="005E7C4D" w:rsidP="00ED6E2E">
      <w:pPr>
        <w:pStyle w:val="Heading4"/>
        <w:divId w:val="1868130584"/>
      </w:pPr>
      <w:bookmarkStart w:id="135" w:name="_Toc68564479"/>
      <w:r w:rsidRPr="00ED6E2E">
        <w:rPr>
          <w:rStyle w:val="normaltextrun"/>
        </w:rPr>
        <w:t>The limits of convolutions:</w:t>
      </w:r>
      <w:bookmarkEnd w:id="135"/>
      <w:r w:rsidRPr="00ED6E2E">
        <w:rPr>
          <w:rStyle w:val="eop"/>
        </w:rPr>
        <w:t> </w:t>
      </w:r>
    </w:p>
    <w:p w14:paraId="41014CF7" w14:textId="582715FD" w:rsidR="005E7C4D" w:rsidRDefault="005E7C4D" w:rsidP="00ED6E2E">
      <w:pPr>
        <w:divId w:val="1589388724"/>
        <w:rPr>
          <w:rFonts w:ascii="Segoe UI" w:hAnsi="Segoe UI" w:cs="Segoe UI"/>
          <w:sz w:val="18"/>
          <w:szCs w:val="18"/>
        </w:rPr>
      </w:pPr>
      <w:r>
        <w:rPr>
          <w:rStyle w:val="normaltextrun"/>
          <w:rFonts w:ascii="Calibri" w:hAnsi="Calibri" w:cs="Calibri"/>
          <w:sz w:val="22"/>
          <w:szCs w:val="22"/>
        </w:rPr>
        <w:t>First of </w:t>
      </w:r>
      <w:r w:rsidR="00420C47">
        <w:rPr>
          <w:rStyle w:val="normaltextrun"/>
          <w:rFonts w:ascii="Calibri" w:hAnsi="Calibri" w:cs="Calibri"/>
          <w:sz w:val="22"/>
          <w:szCs w:val="22"/>
        </w:rPr>
        <w:t>all,</w:t>
      </w:r>
      <w:r>
        <w:rPr>
          <w:rStyle w:val="normaltextrun"/>
          <w:rFonts w:ascii="Calibri" w:hAnsi="Calibri" w:cs="Calibri"/>
          <w:sz w:val="22"/>
          <w:szCs w:val="22"/>
        </w:rPr>
        <w:t> Convolution is a really expensive operation.</w:t>
      </w:r>
      <w:r>
        <w:rPr>
          <w:rStyle w:val="eop"/>
          <w:rFonts w:ascii="Calibri" w:hAnsi="Calibri" w:cs="Calibri"/>
          <w:sz w:val="22"/>
          <w:szCs w:val="22"/>
        </w:rPr>
        <w:t> </w:t>
      </w:r>
      <w:r>
        <w:rPr>
          <w:rStyle w:val="normaltextrun"/>
          <w:rFonts w:ascii="Calibri" w:hAnsi="Calibri" w:cs="Calibri"/>
          <w:sz w:val="22"/>
          <w:szCs w:val="22"/>
        </w:rPr>
        <w:t>To overcome the cost of such operations, </w:t>
      </w:r>
      <w:r w:rsidR="00420C47">
        <w:rPr>
          <w:rStyle w:val="normaltextrun"/>
          <w:rFonts w:ascii="Calibri" w:hAnsi="Calibri" w:cs="Calibri"/>
          <w:sz w:val="22"/>
          <w:szCs w:val="22"/>
        </w:rPr>
        <w:t>depth wise</w:t>
      </w:r>
      <w:r>
        <w:rPr>
          <w:rStyle w:val="normaltextrun"/>
          <w:rFonts w:ascii="Calibri" w:hAnsi="Calibri" w:cs="Calibri"/>
          <w:sz w:val="22"/>
          <w:szCs w:val="22"/>
        </w:rPr>
        <w:t> separable convolutions have been introduced. They are themselves divided into 2 main </w:t>
      </w:r>
      <w:r w:rsidR="00420C47">
        <w:rPr>
          <w:rStyle w:val="normaltextrun"/>
          <w:rFonts w:ascii="Calibri" w:hAnsi="Calibri" w:cs="Calibri"/>
          <w:sz w:val="22"/>
          <w:szCs w:val="22"/>
        </w:rPr>
        <w:t>steps:</w:t>
      </w:r>
      <w:r>
        <w:rPr>
          <w:rStyle w:val="eop"/>
          <w:rFonts w:ascii="Calibri" w:hAnsi="Calibri" w:cs="Calibri"/>
          <w:sz w:val="22"/>
          <w:szCs w:val="22"/>
        </w:rPr>
        <w:t> </w:t>
      </w:r>
    </w:p>
    <w:p w14:paraId="69F27E4A" w14:textId="61EDF915" w:rsidR="005E7C4D" w:rsidRPr="00ED6E2E" w:rsidRDefault="00420C47" w:rsidP="00600F70">
      <w:pPr>
        <w:pStyle w:val="ListParagraph"/>
        <w:numPr>
          <w:ilvl w:val="0"/>
          <w:numId w:val="45"/>
        </w:numPr>
        <w:divId w:val="85729497"/>
        <w:rPr>
          <w:rFonts w:ascii="Segoe UI" w:hAnsi="Segoe UI" w:cs="Segoe UI"/>
          <w:sz w:val="18"/>
          <w:szCs w:val="18"/>
        </w:rPr>
      </w:pPr>
      <w:r w:rsidRPr="00ED6E2E">
        <w:rPr>
          <w:rStyle w:val="normaltextrun"/>
          <w:rFonts w:ascii="Calibri" w:hAnsi="Calibri" w:cs="Calibri"/>
          <w:sz w:val="22"/>
          <w:szCs w:val="22"/>
        </w:rPr>
        <w:t>Depth wise</w:t>
      </w:r>
      <w:r w:rsidR="005E7C4D" w:rsidRPr="00ED6E2E">
        <w:rPr>
          <w:rStyle w:val="normaltextrun"/>
          <w:rFonts w:ascii="Calibri" w:hAnsi="Calibri" w:cs="Calibri"/>
          <w:sz w:val="22"/>
          <w:szCs w:val="22"/>
        </w:rPr>
        <w:t> Convolution</w:t>
      </w:r>
      <w:r w:rsidR="005E7C4D" w:rsidRPr="00ED6E2E">
        <w:rPr>
          <w:rStyle w:val="eop"/>
          <w:rFonts w:ascii="Calibri" w:hAnsi="Calibri" w:cs="Calibri"/>
          <w:sz w:val="22"/>
          <w:szCs w:val="22"/>
        </w:rPr>
        <w:t> </w:t>
      </w:r>
    </w:p>
    <w:p w14:paraId="4AC770C2" w14:textId="2969C67B" w:rsidR="00241F1C" w:rsidRPr="00ED6E2E" w:rsidRDefault="005E7C4D" w:rsidP="00600F70">
      <w:pPr>
        <w:pStyle w:val="ListParagraph"/>
        <w:numPr>
          <w:ilvl w:val="0"/>
          <w:numId w:val="45"/>
        </w:numPr>
        <w:divId w:val="881484312"/>
        <w:rPr>
          <w:rFonts w:ascii="Segoe UI" w:hAnsi="Segoe UI" w:cs="Segoe UI"/>
          <w:sz w:val="18"/>
          <w:szCs w:val="18"/>
        </w:rPr>
      </w:pPr>
      <w:r w:rsidRPr="00ED6E2E">
        <w:rPr>
          <w:rStyle w:val="normaltextrun"/>
          <w:rFonts w:ascii="Calibri" w:hAnsi="Calibri" w:cs="Calibri"/>
          <w:sz w:val="22"/>
          <w:szCs w:val="22"/>
        </w:rPr>
        <w:t>Pointwise Convolution</w:t>
      </w:r>
    </w:p>
    <w:p w14:paraId="09C51BC8" w14:textId="77777777" w:rsidR="00CF41FA" w:rsidRPr="00ED6E2E" w:rsidRDefault="00CF41FA" w:rsidP="00ED6E2E">
      <w:pPr>
        <w:pStyle w:val="Heading4"/>
      </w:pPr>
      <w:bookmarkStart w:id="136" w:name="_Toc68564480"/>
      <w:r w:rsidRPr="00ED6E2E">
        <w:rPr>
          <w:rStyle w:val="IntenseReference"/>
          <w:b w:val="0"/>
          <w:bCs w:val="0"/>
          <w:i w:val="0"/>
          <w:iCs w:val="0"/>
          <w:caps/>
          <w:color w:val="2F5496" w:themeColor="accent1" w:themeShade="BF"/>
        </w:rPr>
        <w:t>SGD</w:t>
      </w:r>
      <w:bookmarkEnd w:id="136"/>
    </w:p>
    <w:p w14:paraId="69C77104" w14:textId="13F1C018" w:rsidR="00CF41FA" w:rsidRPr="00ED6E2E" w:rsidRDefault="003F77FE" w:rsidP="00ED6E2E">
      <w:pPr>
        <w:pStyle w:val="Heading5"/>
      </w:pPr>
      <w:bookmarkStart w:id="137" w:name="_Toc68564481"/>
      <w:r w:rsidRPr="00ED6E2E">
        <w:rPr>
          <w:rStyle w:val="normaltextrun"/>
        </w:rPr>
        <w:t>P</w:t>
      </w:r>
      <w:r w:rsidR="0070236A">
        <w:rPr>
          <w:rStyle w:val="normaltextrun"/>
        </w:rPr>
        <w:t>ros</w:t>
      </w:r>
      <w:bookmarkEnd w:id="137"/>
    </w:p>
    <w:p w14:paraId="23478A7C" w14:textId="77777777" w:rsidR="00CF41FA" w:rsidRDefault="00CF41FA" w:rsidP="00600F70">
      <w:pPr>
        <w:pStyle w:val="ListParagraph"/>
        <w:numPr>
          <w:ilvl w:val="0"/>
          <w:numId w:val="46"/>
        </w:numPr>
      </w:pPr>
      <w:r w:rsidRPr="00ED6E2E">
        <w:rPr>
          <w:rStyle w:val="normaltextrun"/>
          <w:rFonts w:ascii="Calibri" w:hAnsi="Calibri" w:cs="Calibri"/>
          <w:sz w:val="22"/>
          <w:szCs w:val="22"/>
        </w:rPr>
        <w:t>Memory requirement is less compared to the GD algorithm as derivative is computed taking only 1 point at once. </w:t>
      </w:r>
      <w:r w:rsidRPr="00ED6E2E">
        <w:rPr>
          <w:rStyle w:val="eop"/>
          <w:rFonts w:ascii="Calibri" w:hAnsi="Calibri" w:cs="Calibri"/>
          <w:sz w:val="22"/>
          <w:szCs w:val="22"/>
        </w:rPr>
        <w:t> </w:t>
      </w:r>
    </w:p>
    <w:p w14:paraId="0A987D55" w14:textId="30D8A8FF" w:rsidR="00CF41FA" w:rsidRPr="00ED6E2E" w:rsidRDefault="003F77FE" w:rsidP="00ED6E2E">
      <w:pPr>
        <w:pStyle w:val="Heading5"/>
      </w:pPr>
      <w:bookmarkStart w:id="138" w:name="_Toc68564482"/>
      <w:r w:rsidRPr="00ED6E2E">
        <w:rPr>
          <w:rStyle w:val="normaltextrun"/>
        </w:rPr>
        <w:t>C</w:t>
      </w:r>
      <w:r w:rsidR="0070236A">
        <w:rPr>
          <w:rStyle w:val="normaltextrun"/>
        </w:rPr>
        <w:t>ons</w:t>
      </w:r>
      <w:bookmarkEnd w:id="138"/>
    </w:p>
    <w:p w14:paraId="170CE7E5" w14:textId="77777777" w:rsidR="00CF41FA" w:rsidRDefault="00CF41FA" w:rsidP="00600F70">
      <w:pPr>
        <w:pStyle w:val="ListParagraph"/>
        <w:numPr>
          <w:ilvl w:val="0"/>
          <w:numId w:val="47"/>
        </w:numPr>
      </w:pPr>
      <w:r w:rsidRPr="00ED6E2E">
        <w:rPr>
          <w:rStyle w:val="normaltextrun"/>
          <w:rFonts w:ascii="Calibri" w:hAnsi="Calibri" w:cs="Calibri"/>
          <w:sz w:val="22"/>
          <w:szCs w:val="22"/>
        </w:rPr>
        <w:t>The time required to complete 1 epoch is large compared to the GD algorithm. </w:t>
      </w:r>
      <w:r w:rsidRPr="00ED6E2E">
        <w:rPr>
          <w:rStyle w:val="eop"/>
          <w:rFonts w:ascii="Calibri" w:hAnsi="Calibri" w:cs="Calibri"/>
          <w:sz w:val="22"/>
          <w:szCs w:val="22"/>
        </w:rPr>
        <w:t> </w:t>
      </w:r>
    </w:p>
    <w:p w14:paraId="6528F0A4" w14:textId="77777777" w:rsidR="00CF41FA" w:rsidRDefault="00CF41FA" w:rsidP="00600F70">
      <w:pPr>
        <w:pStyle w:val="ListParagraph"/>
        <w:numPr>
          <w:ilvl w:val="0"/>
          <w:numId w:val="47"/>
        </w:numPr>
      </w:pPr>
      <w:r w:rsidRPr="00ED6E2E">
        <w:rPr>
          <w:rStyle w:val="normaltextrun"/>
          <w:rFonts w:ascii="Calibri" w:hAnsi="Calibri" w:cs="Calibri"/>
          <w:sz w:val="22"/>
          <w:szCs w:val="22"/>
        </w:rPr>
        <w:t>Takes a long time to converge. </w:t>
      </w:r>
      <w:r w:rsidRPr="00ED6E2E">
        <w:rPr>
          <w:rStyle w:val="eop"/>
          <w:rFonts w:ascii="Calibri" w:hAnsi="Calibri" w:cs="Calibri"/>
          <w:sz w:val="22"/>
          <w:szCs w:val="22"/>
        </w:rPr>
        <w:t> </w:t>
      </w:r>
    </w:p>
    <w:p w14:paraId="38F0D26B" w14:textId="5E518E52" w:rsidR="00CF41FA" w:rsidRPr="00CF41FA" w:rsidRDefault="00CF41FA" w:rsidP="00600F70">
      <w:pPr>
        <w:pStyle w:val="ListParagraph"/>
        <w:numPr>
          <w:ilvl w:val="0"/>
          <w:numId w:val="47"/>
        </w:numPr>
      </w:pPr>
      <w:r w:rsidRPr="00ED6E2E">
        <w:rPr>
          <w:rStyle w:val="normaltextrun"/>
          <w:rFonts w:ascii="Calibri" w:hAnsi="Calibri" w:cs="Calibri"/>
          <w:sz w:val="22"/>
          <w:szCs w:val="22"/>
        </w:rPr>
        <w:t>May stuck at local minima. </w:t>
      </w:r>
    </w:p>
    <w:p w14:paraId="24D14323" w14:textId="637015FE" w:rsidR="00EF6DE6" w:rsidRPr="00EF6DE6" w:rsidRDefault="00EF6DE6" w:rsidP="00EF6DE6">
      <w:pPr>
        <w:pStyle w:val="Heading3"/>
      </w:pPr>
      <w:bookmarkStart w:id="139" w:name="_Toc68564483"/>
      <w:r>
        <w:t>On the Basis of Model Evaluation Method</w:t>
      </w:r>
      <w:bookmarkEnd w:id="139"/>
    </w:p>
    <w:p w14:paraId="2D9E0E0B" w14:textId="25273D21" w:rsidR="00191CAC" w:rsidRDefault="00191CAC" w:rsidP="00191CAC">
      <w:r>
        <w:lastRenderedPageBreak/>
        <w:t>Some of the evaluation methods can be grouped as:</w:t>
      </w:r>
    </w:p>
    <w:p w14:paraId="6D60E9A9" w14:textId="3C9A8682" w:rsidR="00803673" w:rsidRDefault="00803673" w:rsidP="00600F70">
      <w:pPr>
        <w:pStyle w:val="ListParagraph"/>
        <w:numPr>
          <w:ilvl w:val="0"/>
          <w:numId w:val="48"/>
        </w:numPr>
      </w:pPr>
      <w:r>
        <w:t>Most Used:</w:t>
      </w:r>
    </w:p>
    <w:p w14:paraId="4D9B91A0" w14:textId="3B16C41E" w:rsidR="00191CAC" w:rsidRDefault="00191CAC" w:rsidP="00600F70">
      <w:pPr>
        <w:pStyle w:val="ListParagraph"/>
        <w:numPr>
          <w:ilvl w:val="1"/>
          <w:numId w:val="48"/>
        </w:numPr>
      </w:pPr>
      <w:r>
        <w:t>Precision</w:t>
      </w:r>
      <w:r w:rsidRPr="00191CAC">
        <w:t xml:space="preserve"> </w:t>
      </w:r>
      <w:r>
        <w:t>&amp; Recall</w:t>
      </w:r>
    </w:p>
    <w:p w14:paraId="5B333D52" w14:textId="0213C4E0" w:rsidR="00191CAC" w:rsidRDefault="00191CAC" w:rsidP="00600F70">
      <w:pPr>
        <w:pStyle w:val="ListParagraph"/>
        <w:numPr>
          <w:ilvl w:val="1"/>
          <w:numId w:val="48"/>
        </w:numPr>
      </w:pPr>
      <w:r>
        <w:t>F-score</w:t>
      </w:r>
    </w:p>
    <w:p w14:paraId="4B746811" w14:textId="32B73E2A" w:rsidR="00191CAC" w:rsidRDefault="00191CAC" w:rsidP="00600F70">
      <w:pPr>
        <w:pStyle w:val="ListParagraph"/>
        <w:numPr>
          <w:ilvl w:val="1"/>
          <w:numId w:val="48"/>
        </w:numPr>
      </w:pPr>
      <w:r>
        <w:t>Accuracy (Most Common)</w:t>
      </w:r>
    </w:p>
    <w:p w14:paraId="3AD88F86" w14:textId="3FF31A2C" w:rsidR="00191CAC" w:rsidRDefault="00191CAC" w:rsidP="00600F70">
      <w:pPr>
        <w:pStyle w:val="ListParagraph"/>
        <w:numPr>
          <w:ilvl w:val="1"/>
          <w:numId w:val="48"/>
        </w:numPr>
      </w:pPr>
      <w:r>
        <w:t xml:space="preserve">Random Forest, </w:t>
      </w:r>
      <w:proofErr w:type="spellStart"/>
      <w:r>
        <w:t>XGBoost</w:t>
      </w:r>
      <w:proofErr w:type="spellEnd"/>
      <w:r>
        <w:t>, SVM</w:t>
      </w:r>
    </w:p>
    <w:p w14:paraId="6C3FDA61" w14:textId="33FE9EC1" w:rsidR="00191CAC" w:rsidRDefault="00191CAC" w:rsidP="00600F70">
      <w:pPr>
        <w:pStyle w:val="ListParagraph"/>
        <w:numPr>
          <w:ilvl w:val="1"/>
          <w:numId w:val="48"/>
        </w:numPr>
      </w:pPr>
      <w:r>
        <w:t>Specificity &amp; Sensitivity</w:t>
      </w:r>
    </w:p>
    <w:p w14:paraId="4A1D2E93" w14:textId="654E2FB8" w:rsidR="00362F4A" w:rsidRDefault="00362F4A" w:rsidP="00600F70">
      <w:pPr>
        <w:pStyle w:val="ListParagraph"/>
        <w:numPr>
          <w:ilvl w:val="1"/>
          <w:numId w:val="48"/>
        </w:numPr>
      </w:pPr>
      <w:r>
        <w:t>Confusion Matrix</w:t>
      </w:r>
    </w:p>
    <w:p w14:paraId="6E4FFB49" w14:textId="2298E016" w:rsidR="00191CAC" w:rsidRDefault="00191CAC" w:rsidP="00600F70">
      <w:pPr>
        <w:pStyle w:val="ListParagraph"/>
        <w:numPr>
          <w:ilvl w:val="1"/>
          <w:numId w:val="48"/>
        </w:numPr>
      </w:pPr>
      <w:r>
        <w:t>ABCDE Criteria</w:t>
      </w:r>
    </w:p>
    <w:p w14:paraId="5DD97DBD" w14:textId="578DEF1E" w:rsidR="00191CAC" w:rsidRDefault="00362F4A" w:rsidP="00600F70">
      <w:pPr>
        <w:pStyle w:val="ListParagraph"/>
        <w:numPr>
          <w:ilvl w:val="0"/>
          <w:numId w:val="48"/>
        </w:numPr>
      </w:pPr>
      <w:r>
        <w:t>Rare:</w:t>
      </w:r>
    </w:p>
    <w:p w14:paraId="033A8C70" w14:textId="77777777" w:rsidR="00362F4A" w:rsidRDefault="00362F4A" w:rsidP="00600F70">
      <w:pPr>
        <w:pStyle w:val="ListParagraph"/>
        <w:numPr>
          <w:ilvl w:val="1"/>
          <w:numId w:val="48"/>
        </w:numPr>
      </w:pPr>
      <w:r>
        <w:t>Jaccard similarity coefficient (JSC)</w:t>
      </w:r>
    </w:p>
    <w:p w14:paraId="491CDB4D" w14:textId="77777777" w:rsidR="00362F4A" w:rsidRDefault="00362F4A" w:rsidP="00600F70">
      <w:pPr>
        <w:pStyle w:val="ListParagraph"/>
        <w:numPr>
          <w:ilvl w:val="1"/>
          <w:numId w:val="48"/>
        </w:numPr>
      </w:pPr>
      <w:r>
        <w:t>geometric mean (G-mean)</w:t>
      </w:r>
    </w:p>
    <w:p w14:paraId="08F39873" w14:textId="3A24BA5B" w:rsidR="00362F4A" w:rsidRDefault="00362F4A" w:rsidP="00600F70">
      <w:pPr>
        <w:pStyle w:val="ListParagraph"/>
        <w:numPr>
          <w:ilvl w:val="1"/>
          <w:numId w:val="48"/>
        </w:numPr>
      </w:pPr>
      <w:r>
        <w:t>Matthew’s correlation coefficient (MCC)</w:t>
      </w:r>
    </w:p>
    <w:p w14:paraId="064D3AEF" w14:textId="77777777" w:rsidR="00362F4A" w:rsidRDefault="00362F4A" w:rsidP="00600F70">
      <w:pPr>
        <w:pStyle w:val="ListParagraph"/>
        <w:numPr>
          <w:ilvl w:val="1"/>
          <w:numId w:val="48"/>
        </w:numPr>
      </w:pPr>
      <w:r>
        <w:t>Cohen’s kappa score (CKS)</w:t>
      </w:r>
    </w:p>
    <w:p w14:paraId="6AEDF395" w14:textId="77777777" w:rsidR="00362F4A" w:rsidRDefault="00362F4A" w:rsidP="00600F70">
      <w:pPr>
        <w:pStyle w:val="ListParagraph"/>
        <w:numPr>
          <w:ilvl w:val="1"/>
          <w:numId w:val="48"/>
        </w:numPr>
      </w:pPr>
      <w:r>
        <w:t>AUROC</w:t>
      </w:r>
    </w:p>
    <w:p w14:paraId="4DA0FC5F" w14:textId="77777777" w:rsidR="00362F4A" w:rsidRDefault="00362F4A" w:rsidP="00600F70">
      <w:pPr>
        <w:pStyle w:val="ListParagraph"/>
        <w:numPr>
          <w:ilvl w:val="1"/>
          <w:numId w:val="48"/>
        </w:numPr>
      </w:pPr>
      <w:r>
        <w:t>precision-recall curve (PR-AUC)</w:t>
      </w:r>
    </w:p>
    <w:p w14:paraId="7B1B29DC" w14:textId="78F0EC2A" w:rsidR="00362F4A" w:rsidRPr="00F71DCB" w:rsidRDefault="00362F4A" w:rsidP="00600F70">
      <w:pPr>
        <w:pStyle w:val="ListParagraph"/>
        <w:numPr>
          <w:ilvl w:val="1"/>
          <w:numId w:val="48"/>
        </w:numPr>
      </w:pPr>
      <w:r>
        <w:t>evaluation time</w:t>
      </w:r>
    </w:p>
    <w:p w14:paraId="28490711" w14:textId="77777777" w:rsidR="00F71DCB" w:rsidRDefault="00F71DCB" w:rsidP="00F71DCB">
      <w:pPr>
        <w:pStyle w:val="Heading1"/>
      </w:pPr>
      <w:bookmarkStart w:id="140" w:name="_Toc68564484"/>
      <w:r>
        <w:t>Future Scope</w:t>
      </w:r>
      <w:bookmarkEnd w:id="140"/>
    </w:p>
    <w:p w14:paraId="14A0D84B" w14:textId="77777777" w:rsidR="00F71DCB" w:rsidRDefault="00F71DCB" w:rsidP="003665C0">
      <w:pPr>
        <w:pStyle w:val="ListParagraph"/>
        <w:numPr>
          <w:ilvl w:val="0"/>
          <w:numId w:val="2"/>
        </w:numPr>
      </w:pPr>
      <w:r w:rsidRPr="00554ED2">
        <w:t>Implementation of various other algorithms and using several optimization techniques. Also, more data will be collected in order to recognize the features more accurately.</w:t>
      </w:r>
    </w:p>
    <w:p w14:paraId="799662CD" w14:textId="77777777" w:rsidR="00F71DCB" w:rsidRDefault="00F71DCB" w:rsidP="003665C0">
      <w:pPr>
        <w:pStyle w:val="ListParagraph"/>
        <w:numPr>
          <w:ilvl w:val="0"/>
          <w:numId w:val="2"/>
        </w:numPr>
      </w:pPr>
      <w:r w:rsidRPr="00554ED2">
        <w:t>Major attention will be given to increase the accuracy such that our proposed system can be used to detect a large number of chronic and critical diseases.</w:t>
      </w:r>
    </w:p>
    <w:p w14:paraId="19593D19" w14:textId="77777777" w:rsidR="00F71DCB" w:rsidRDefault="00F71DCB" w:rsidP="003665C0">
      <w:pPr>
        <w:pStyle w:val="ListParagraph"/>
        <w:numPr>
          <w:ilvl w:val="0"/>
          <w:numId w:val="2"/>
        </w:numPr>
      </w:pPr>
      <w:r w:rsidRPr="00554ED2">
        <w:t>When these enhancements are done, the system can be integrated with an android application to make it more convenient and easily portable. This will allow people from all strata to use it effectively even if they do not have a personal computer.</w:t>
      </w:r>
    </w:p>
    <w:p w14:paraId="4395A8C9" w14:textId="3EEA1CC7" w:rsidR="00FC113C" w:rsidRDefault="00FC113C" w:rsidP="00FC113C">
      <w:pPr>
        <w:pStyle w:val="Heading1"/>
      </w:pPr>
      <w:bookmarkStart w:id="141" w:name="_Toc68564485"/>
      <w:r w:rsidRPr="000B11FA">
        <w:t>Conclusions</w:t>
      </w:r>
      <w:bookmarkEnd w:id="141"/>
    </w:p>
    <w:p w14:paraId="5F78F3AB" w14:textId="77777777" w:rsidR="00FC113C" w:rsidRDefault="00FC113C" w:rsidP="003665C0">
      <w:pPr>
        <w:pStyle w:val="ListParagraph"/>
        <w:numPr>
          <w:ilvl w:val="0"/>
          <w:numId w:val="3"/>
        </w:numPr>
      </w:pPr>
      <w:r w:rsidRPr="00AF7C3A">
        <w:t>A “health discernment system” has been proposed for medical image classification that will work in real-life scenarios.</w:t>
      </w:r>
    </w:p>
    <w:p w14:paraId="3E28E05B" w14:textId="77777777" w:rsidR="00FC113C" w:rsidRPr="00AF7C3A" w:rsidRDefault="00FC113C" w:rsidP="003665C0">
      <w:pPr>
        <w:pStyle w:val="ListParagraph"/>
        <w:numPr>
          <w:ilvl w:val="0"/>
          <w:numId w:val="3"/>
        </w:numPr>
      </w:pPr>
      <w:r w:rsidRPr="00AF7C3A">
        <w:t>The proposed method is based on</w:t>
      </w:r>
      <w:r>
        <w:t xml:space="preserve"> </w:t>
      </w:r>
      <w:r>
        <w:rPr>
          <w:b/>
          <w:bCs/>
          <w:i/>
          <w:iCs/>
          <w:u w:val="single"/>
        </w:rPr>
        <w:t>Convolutional Neural Network</w:t>
      </w:r>
      <w:r w:rsidRPr="00AF7C3A">
        <w:t xml:space="preserve"> architecture.</w:t>
      </w:r>
    </w:p>
    <w:p w14:paraId="4133D8DA" w14:textId="1815A7A8" w:rsidR="00FC113C" w:rsidRDefault="00FC113C" w:rsidP="003665C0">
      <w:pPr>
        <w:pStyle w:val="ListParagraph"/>
        <w:numPr>
          <w:ilvl w:val="0"/>
          <w:numId w:val="3"/>
        </w:numPr>
      </w:pPr>
      <w:r w:rsidRPr="00AF7C3A">
        <w:t xml:space="preserve">Different sub-models pertaining to the </w:t>
      </w:r>
      <w:r>
        <w:t>two</w:t>
      </w:r>
      <w:r w:rsidRPr="00AF7C3A">
        <w:t xml:space="preserve"> diseases (skin cancer</w:t>
      </w:r>
      <w:r>
        <w:t>:  Melanoma, Benign</w:t>
      </w:r>
      <w:r w:rsidRPr="00AF7C3A">
        <w:t>) have been designed using convolutional neural network (CNN) and they have all been tested separately.</w:t>
      </w:r>
    </w:p>
    <w:p w14:paraId="11CD88AA" w14:textId="3DBA6B51" w:rsidR="0029578A" w:rsidRDefault="0029578A" w:rsidP="003665C0">
      <w:pPr>
        <w:pStyle w:val="ListParagraph"/>
        <w:numPr>
          <w:ilvl w:val="0"/>
          <w:numId w:val="3"/>
        </w:numPr>
      </w:pPr>
      <w:r>
        <w:t>For pre-Processing method, we have come to transfer learning as the best algorithm as it works best with most neural networks, doesn’t require a lot of data and consumes very less time as compared to others</w:t>
      </w:r>
    </w:p>
    <w:p w14:paraId="55DF6F2D" w14:textId="75E34B70" w:rsidR="0029578A" w:rsidRDefault="0029578A" w:rsidP="003665C0">
      <w:pPr>
        <w:pStyle w:val="ListParagraph"/>
        <w:numPr>
          <w:ilvl w:val="0"/>
          <w:numId w:val="3"/>
        </w:numPr>
      </w:pPr>
      <w:r>
        <w:t>For Feature selection method, we have arrived at correlation matrix with heatmap as the heatmap</w:t>
      </w:r>
      <w:r w:rsidRPr="0029578A">
        <w:t xml:space="preserve"> makes it easy to identify which features are most related to the target variable</w:t>
      </w:r>
      <w:r>
        <w:t xml:space="preserve"> and it can be trained under supervised and unsupervised methods with three subclasses under each method.</w:t>
      </w:r>
    </w:p>
    <w:p w14:paraId="2BD20365" w14:textId="7CE719F8" w:rsidR="0029578A" w:rsidRDefault="0092332B" w:rsidP="003665C0">
      <w:pPr>
        <w:pStyle w:val="ListParagraph"/>
        <w:numPr>
          <w:ilvl w:val="0"/>
          <w:numId w:val="3"/>
        </w:numPr>
      </w:pPr>
      <w:r>
        <w:t>For model selection or the activation function we think the SoftMax function is the best option as it u</w:t>
      </w:r>
      <w:r w:rsidRPr="0092332B">
        <w:t>sed in multiple classification logistic regression model</w:t>
      </w:r>
      <w:r>
        <w:t xml:space="preserve"> and i</w:t>
      </w:r>
      <w:r w:rsidRPr="0092332B">
        <w:t>n building neural networks SoftMax functions used in different layer level.</w:t>
      </w:r>
      <w:r>
        <w:t xml:space="preserve"> </w:t>
      </w:r>
      <w:r w:rsidRPr="0092332B">
        <w:t>SoftMax assigns decimal probabilities to each class in a multi-class problem. Those decimal probabilities must add up to 1.0. This additional constraint helps training converge more quickly than it otherwise would</w:t>
      </w:r>
      <w:r>
        <w:t>.</w:t>
      </w:r>
    </w:p>
    <w:p w14:paraId="5C62755D" w14:textId="704FED41" w:rsidR="00FC113C" w:rsidRDefault="0092332B" w:rsidP="00FC113C">
      <w:pPr>
        <w:pStyle w:val="ListParagraph"/>
        <w:numPr>
          <w:ilvl w:val="0"/>
          <w:numId w:val="3"/>
        </w:numPr>
      </w:pPr>
      <w:r>
        <w:t xml:space="preserve">For model training the best method out of all the listed one’s is the CNN algorithm </w:t>
      </w:r>
      <w:r w:rsidR="00420C47">
        <w:t>as a</w:t>
      </w:r>
      <w:r>
        <w:t xml:space="preserve"> </w:t>
      </w:r>
      <w:r w:rsidRPr="0092332B">
        <w:t>CNN convolves learned features with input data, and uses 2D convolutional layers, making this architecture well suited to processing 2D data, such as images</w:t>
      </w:r>
      <w:r>
        <w:t xml:space="preserve"> and also </w:t>
      </w:r>
      <w:r w:rsidRPr="0092332B">
        <w:t>CNNs highly suited for and accurate for computer vision tasks such as object/image classification.</w:t>
      </w:r>
    </w:p>
    <w:p w14:paraId="454DCA87" w14:textId="77777777" w:rsidR="00C75D9E" w:rsidRDefault="00C75D9E" w:rsidP="00C75D9E"/>
    <w:p w14:paraId="483D5138" w14:textId="7827055D" w:rsidR="00FC113C" w:rsidRDefault="00FC113C" w:rsidP="00FC113C">
      <w:pPr>
        <w:pStyle w:val="Heading1"/>
        <w:rPr>
          <w:sz w:val="20"/>
          <w:szCs w:val="20"/>
        </w:rPr>
      </w:pPr>
      <w:bookmarkStart w:id="142" w:name="_Toc68564486"/>
      <w:r w:rsidRPr="007B02F9">
        <w:lastRenderedPageBreak/>
        <w:t>References</w:t>
      </w:r>
      <w:bookmarkEnd w:id="142"/>
    </w:p>
    <w:p w14:paraId="0C05B60D" w14:textId="499735DF" w:rsidR="00BB52F9" w:rsidRPr="00BB52F9" w:rsidRDefault="00BB52F9" w:rsidP="00BB52F9">
      <w:pPr>
        <w:pStyle w:val="Heading2"/>
      </w:pPr>
      <w:bookmarkStart w:id="143" w:name="_Toc68564487"/>
      <w:r>
        <w:t>COncepts</w:t>
      </w:r>
      <w:r w:rsidR="00EE5981">
        <w:t xml:space="preserve"> &amp; Information</w:t>
      </w:r>
      <w:bookmarkEnd w:id="143"/>
    </w:p>
    <w:p w14:paraId="7361A26A" w14:textId="77777777" w:rsidR="00FC113C" w:rsidRPr="007B02F9" w:rsidRDefault="00FC113C" w:rsidP="003665C0">
      <w:pPr>
        <w:pStyle w:val="ListParagraph"/>
        <w:numPr>
          <w:ilvl w:val="0"/>
          <w:numId w:val="4"/>
        </w:numPr>
      </w:pPr>
      <w:r w:rsidRPr="007B02F9">
        <w:t>ResearchGate.com</w:t>
      </w:r>
    </w:p>
    <w:p w14:paraId="03A0AAE2" w14:textId="77777777" w:rsidR="00FC113C" w:rsidRPr="007B02F9" w:rsidRDefault="00FC113C" w:rsidP="003665C0">
      <w:pPr>
        <w:pStyle w:val="ListParagraph"/>
        <w:numPr>
          <w:ilvl w:val="0"/>
          <w:numId w:val="4"/>
        </w:numPr>
      </w:pPr>
      <w:r w:rsidRPr="007B02F9">
        <w:t>ScienceDirect.com</w:t>
      </w:r>
    </w:p>
    <w:p w14:paraId="45C842A5" w14:textId="77777777" w:rsidR="00FC113C" w:rsidRPr="007B02F9" w:rsidRDefault="00FC113C" w:rsidP="003665C0">
      <w:pPr>
        <w:pStyle w:val="ListParagraph"/>
        <w:numPr>
          <w:ilvl w:val="0"/>
          <w:numId w:val="4"/>
        </w:numPr>
      </w:pPr>
      <w:r w:rsidRPr="007B02F9">
        <w:t>GeeksforGeeks.com</w:t>
      </w:r>
    </w:p>
    <w:p w14:paraId="2EB183AB" w14:textId="77777777" w:rsidR="00FC113C" w:rsidRPr="007B02F9" w:rsidRDefault="00FC113C" w:rsidP="003665C0">
      <w:pPr>
        <w:pStyle w:val="ListParagraph"/>
        <w:numPr>
          <w:ilvl w:val="0"/>
          <w:numId w:val="4"/>
        </w:numPr>
      </w:pPr>
      <w:r w:rsidRPr="007B02F9">
        <w:t>TutorialsPoint.com</w:t>
      </w:r>
    </w:p>
    <w:p w14:paraId="6B14F4C9" w14:textId="77777777" w:rsidR="00FC113C" w:rsidRPr="007B02F9" w:rsidRDefault="00FC113C" w:rsidP="003665C0">
      <w:pPr>
        <w:pStyle w:val="ListParagraph"/>
        <w:numPr>
          <w:ilvl w:val="0"/>
          <w:numId w:val="4"/>
        </w:numPr>
      </w:pPr>
      <w:r w:rsidRPr="007B02F9">
        <w:t>cs.stanford.edu</w:t>
      </w:r>
    </w:p>
    <w:p w14:paraId="1DFFAFAB" w14:textId="77777777" w:rsidR="00FC113C" w:rsidRPr="007B02F9" w:rsidRDefault="00FC113C" w:rsidP="003665C0">
      <w:pPr>
        <w:pStyle w:val="ListParagraph"/>
        <w:numPr>
          <w:ilvl w:val="0"/>
          <w:numId w:val="4"/>
        </w:numPr>
      </w:pPr>
      <w:r w:rsidRPr="007B02F9">
        <w:t>Springer.com</w:t>
      </w:r>
    </w:p>
    <w:p w14:paraId="7502F548" w14:textId="77777777" w:rsidR="00FC113C" w:rsidRPr="007B02F9" w:rsidRDefault="00FC113C" w:rsidP="003665C0">
      <w:pPr>
        <w:pStyle w:val="ListParagraph"/>
        <w:numPr>
          <w:ilvl w:val="0"/>
          <w:numId w:val="4"/>
        </w:numPr>
      </w:pPr>
      <w:r w:rsidRPr="007B02F9">
        <w:t>towardsdatascience.com</w:t>
      </w:r>
    </w:p>
    <w:p w14:paraId="0D88B3E9" w14:textId="77777777" w:rsidR="00FC113C" w:rsidRDefault="00FC113C" w:rsidP="003665C0">
      <w:pPr>
        <w:pStyle w:val="ListParagraph"/>
        <w:numPr>
          <w:ilvl w:val="0"/>
          <w:numId w:val="4"/>
        </w:numPr>
      </w:pPr>
      <w:r w:rsidRPr="007B02F9">
        <w:t>academictorrents.com</w:t>
      </w:r>
    </w:p>
    <w:p w14:paraId="506AA2B9" w14:textId="48FA7D3C" w:rsidR="00FC113C" w:rsidRDefault="00FC113C" w:rsidP="003665C0">
      <w:pPr>
        <w:pStyle w:val="ListParagraph"/>
        <w:numPr>
          <w:ilvl w:val="0"/>
          <w:numId w:val="4"/>
        </w:numPr>
      </w:pPr>
      <w:r>
        <w:t>kaagle.com</w:t>
      </w:r>
    </w:p>
    <w:p w14:paraId="4CA33CBD" w14:textId="2F1B4C4D" w:rsidR="00EE5981" w:rsidRDefault="00EE5981" w:rsidP="003665C0">
      <w:pPr>
        <w:pStyle w:val="ListParagraph"/>
        <w:numPr>
          <w:ilvl w:val="0"/>
          <w:numId w:val="4"/>
        </w:numPr>
      </w:pPr>
      <w:r>
        <w:t>ncbi.nlm.nih.gov</w:t>
      </w:r>
    </w:p>
    <w:p w14:paraId="454B0103" w14:textId="458C60D8" w:rsidR="00EE5981" w:rsidRDefault="00EE5981" w:rsidP="003665C0">
      <w:pPr>
        <w:pStyle w:val="ListParagraph"/>
        <w:numPr>
          <w:ilvl w:val="0"/>
          <w:numId w:val="4"/>
        </w:numPr>
      </w:pPr>
      <w:r>
        <w:t>springml.com</w:t>
      </w:r>
    </w:p>
    <w:p w14:paraId="2C785BDD" w14:textId="54C3E86D" w:rsidR="00BB52F9" w:rsidRDefault="00BB52F9" w:rsidP="00BB52F9">
      <w:pPr>
        <w:pStyle w:val="Heading2"/>
      </w:pPr>
      <w:bookmarkStart w:id="144" w:name="_Toc68564488"/>
      <w:r>
        <w:t>Research</w:t>
      </w:r>
      <w:bookmarkEnd w:id="144"/>
    </w:p>
    <w:p w14:paraId="45B53577" w14:textId="77777777" w:rsidR="006B52FC" w:rsidRPr="006B52FC" w:rsidRDefault="00C81227" w:rsidP="006B52FC">
      <w:pPr>
        <w:pStyle w:val="ListParagraph"/>
        <w:numPr>
          <w:ilvl w:val="0"/>
          <w:numId w:val="4"/>
        </w:numPr>
        <w:rPr>
          <w:rFonts w:eastAsiaTheme="minorHAnsi"/>
        </w:rPr>
      </w:pPr>
      <w:hyperlink r:id="rId61" w:history="1">
        <w:r w:rsidR="006B52FC">
          <w:rPr>
            <w:rStyle w:val="Hyperlink"/>
          </w:rPr>
          <w:t>https://www.researchgate.net/publication/334751850_Skin_Cancer_Detection_Using_Convolutional_Neural_Network</w:t>
        </w:r>
      </w:hyperlink>
    </w:p>
    <w:p w14:paraId="58E06F8C" w14:textId="2573D815" w:rsidR="006B52FC" w:rsidRDefault="006B52FC" w:rsidP="006B52FC">
      <w:pPr>
        <w:pStyle w:val="ListParagraph"/>
        <w:numPr>
          <w:ilvl w:val="0"/>
          <w:numId w:val="4"/>
        </w:numPr>
      </w:pPr>
      <w:r>
        <w:t>Peer-review under responsibility of the scientific committee of the 16th International Learning &amp; Technology Conference 2019. 10.1016/j.procs.2019.12.090</w:t>
      </w:r>
    </w:p>
    <w:p w14:paraId="5CB31761" w14:textId="77777777" w:rsidR="006B52FC" w:rsidRPr="006B52FC" w:rsidRDefault="006B52FC" w:rsidP="006B52FC">
      <w:pPr>
        <w:pStyle w:val="ListParagraph"/>
        <w:numPr>
          <w:ilvl w:val="0"/>
          <w:numId w:val="4"/>
        </w:numPr>
      </w:pPr>
      <w:r w:rsidRPr="006B52FC">
        <w:t>https://thesai.org/Publications/IJACSA</w:t>
      </w:r>
    </w:p>
    <w:p w14:paraId="0F947FF3" w14:textId="77777777" w:rsidR="006B52FC" w:rsidRPr="006B52FC" w:rsidRDefault="00C81227" w:rsidP="006B52FC">
      <w:pPr>
        <w:pStyle w:val="ListParagraph"/>
        <w:numPr>
          <w:ilvl w:val="0"/>
          <w:numId w:val="4"/>
        </w:numPr>
      </w:pPr>
      <w:hyperlink r:id="rId62" w:history="1">
        <w:r w:rsidR="006B52FC" w:rsidRPr="006B52FC">
          <w:rPr>
            <w:rStyle w:val="Hyperlink"/>
          </w:rPr>
          <w:t>https://www.thelancet.com/journals/ebiom/article/PIIS2352-3964(19)30294-4/fulltext</w:t>
        </w:r>
      </w:hyperlink>
    </w:p>
    <w:bookmarkStart w:id="145" w:name="_Toc68272937"/>
    <w:p w14:paraId="68356363" w14:textId="499674AE" w:rsidR="006B52FC" w:rsidRDefault="006B52FC" w:rsidP="006B52FC">
      <w:pPr>
        <w:pStyle w:val="ListParagraph"/>
        <w:numPr>
          <w:ilvl w:val="0"/>
          <w:numId w:val="4"/>
        </w:numPr>
      </w:pPr>
      <w:r>
        <w:fldChar w:fldCharType="begin"/>
      </w:r>
      <w:r>
        <w:instrText xml:space="preserve"> HYPERLINK "</w:instrText>
      </w:r>
      <w:r w:rsidRPr="006B52FC">
        <w:instrText>https://www.sciencedirect.com/science/article/pii/S2215016120300832?via%3Dihub</w:instrText>
      </w:r>
      <w:r>
        <w:instrText xml:space="preserve">" </w:instrText>
      </w:r>
      <w:r>
        <w:fldChar w:fldCharType="separate"/>
      </w:r>
      <w:r w:rsidRPr="001850AF">
        <w:rPr>
          <w:rStyle w:val="Hyperlink"/>
        </w:rPr>
        <w:t>https://www.sciencedirect.com/science/article/pii/S2215016120300832?via%3Dihub</w:t>
      </w:r>
      <w:bookmarkEnd w:id="145"/>
      <w:r>
        <w:fldChar w:fldCharType="end"/>
      </w:r>
    </w:p>
    <w:p w14:paraId="1B5537C9" w14:textId="77777777" w:rsidR="00140958" w:rsidRPr="00140958" w:rsidRDefault="00140958" w:rsidP="00140958">
      <w:pPr>
        <w:pStyle w:val="ListParagraph"/>
        <w:numPr>
          <w:ilvl w:val="0"/>
          <w:numId w:val="4"/>
        </w:numPr>
      </w:pPr>
      <w:r w:rsidRPr="00140958">
        <w:t>https://www.sciencedirect.com/science/article/pii/S1532046418301618?via%3Dihub</w:t>
      </w:r>
    </w:p>
    <w:p w14:paraId="58830B55" w14:textId="77777777" w:rsidR="00140958" w:rsidRPr="00140958" w:rsidRDefault="00140958" w:rsidP="00140958">
      <w:pPr>
        <w:pStyle w:val="ListParagraph"/>
        <w:numPr>
          <w:ilvl w:val="0"/>
          <w:numId w:val="4"/>
        </w:numPr>
      </w:pPr>
      <w:r w:rsidRPr="00140958">
        <w:t>https://www.ejcancer.com/article/S0959-8049(19)30381-8/fulltext</w:t>
      </w:r>
    </w:p>
    <w:p w14:paraId="0100289C" w14:textId="4C327DF3" w:rsidR="00140958" w:rsidRPr="00211D43" w:rsidRDefault="00140958" w:rsidP="00140958">
      <w:pPr>
        <w:pStyle w:val="ListParagraph"/>
        <w:numPr>
          <w:ilvl w:val="0"/>
          <w:numId w:val="4"/>
        </w:numPr>
      </w:pPr>
      <w:r w:rsidRPr="0078245B">
        <w:t>https://www.researchgate.net/publication/335321267_Bio</w:t>
      </w:r>
      <w:r>
        <w:t>-</w:t>
      </w:r>
      <w:r w:rsidRPr="0078245B">
        <w:t>Inspired_DeepCNN_Pipeline_for_Skin_Cancer_Early_Diagnosis</w:t>
      </w:r>
    </w:p>
    <w:p w14:paraId="29FBFE10" w14:textId="77777777" w:rsidR="00140958" w:rsidRPr="00211D43" w:rsidRDefault="00140958" w:rsidP="00140958">
      <w:pPr>
        <w:pStyle w:val="ListParagraph"/>
        <w:numPr>
          <w:ilvl w:val="0"/>
          <w:numId w:val="4"/>
        </w:numPr>
      </w:pPr>
      <w:r w:rsidRPr="00A00048">
        <w:t>https://www.researchgate.net/publication/347927500_Automated_Multiclass_Classification_of_Skin_Lesions_through_Deep_Convolutional_Neural_Network_with_Dermoscopic_Images</w:t>
      </w:r>
    </w:p>
    <w:p w14:paraId="578E8F0E" w14:textId="77777777" w:rsidR="00140958" w:rsidRPr="00211D43" w:rsidRDefault="00140958" w:rsidP="00140958">
      <w:pPr>
        <w:pStyle w:val="ListParagraph"/>
        <w:numPr>
          <w:ilvl w:val="0"/>
          <w:numId w:val="4"/>
        </w:numPr>
      </w:pPr>
      <w:r w:rsidRPr="00915F90">
        <w:t>https://www.researchgate.net/publication/339804392_Deep_Learning_Solutions_for_Skin_Cancer_Detection_and_Diagnosis?enrichId=rgreq-cc1ddabe639ba17298c595c27b48021c-XXX&amp;enrichSource=Y292ZXJQYWdlOzMzOTgwNDM5MjtBUzo4ODM0MjE3NjUxNzMyNTFAMTU4NzYzNTU3MDg4Nw%3D%3D&amp;el=1_x_3&amp;_esc=publicationCoverPdf</w:t>
      </w:r>
    </w:p>
    <w:p w14:paraId="7CD731F5" w14:textId="77777777" w:rsidR="00140958" w:rsidRPr="00211D43" w:rsidRDefault="00140958" w:rsidP="00140958">
      <w:pPr>
        <w:pStyle w:val="ListParagraph"/>
        <w:numPr>
          <w:ilvl w:val="0"/>
          <w:numId w:val="4"/>
        </w:numPr>
      </w:pPr>
      <w:r w:rsidRPr="003F5D9D">
        <w:t>https://ieeexplore.ieee.org/document/9062473</w:t>
      </w:r>
    </w:p>
    <w:p w14:paraId="67A4D15D" w14:textId="77777777" w:rsidR="00140958" w:rsidRPr="00211D43" w:rsidRDefault="00140958" w:rsidP="00140958">
      <w:pPr>
        <w:pStyle w:val="ListParagraph"/>
        <w:numPr>
          <w:ilvl w:val="0"/>
          <w:numId w:val="4"/>
        </w:numPr>
      </w:pPr>
      <w:r w:rsidRPr="00A508D1">
        <w:t>https://www.sciencedirect.com/science/article/pii/S0933365719301460</w:t>
      </w:r>
    </w:p>
    <w:p w14:paraId="4A3E092C" w14:textId="77777777" w:rsidR="00140958" w:rsidRPr="00211D43" w:rsidRDefault="00140958" w:rsidP="00140958">
      <w:pPr>
        <w:pStyle w:val="ListParagraph"/>
        <w:numPr>
          <w:ilvl w:val="0"/>
          <w:numId w:val="4"/>
        </w:numPr>
      </w:pPr>
      <w:r w:rsidRPr="00DD2E22">
        <w:t>https://papers.ssrn.com/sol3/papers.cfm?abstract_id=3352407</w:t>
      </w:r>
    </w:p>
    <w:p w14:paraId="3C5BB5B5" w14:textId="77777777" w:rsidR="00140958" w:rsidRPr="00211D43" w:rsidRDefault="00140958" w:rsidP="00140958">
      <w:pPr>
        <w:pStyle w:val="ListParagraph"/>
        <w:numPr>
          <w:ilvl w:val="0"/>
          <w:numId w:val="4"/>
        </w:numPr>
      </w:pPr>
      <w:r w:rsidRPr="00932B0C">
        <w:t>https://www.researchgate.net/publication/335337495_A_CNN_toolbox_for_skin_cancer_classification?enrichId=rgreq-91f014447a4c29cec1b8c22e6f8930fb-XXX&amp;enrichSource=Y292ZXJQYWdlOzMzNTMzNzQ5NTtBUzo4MDExNDUyMDMyMjQ1NzdAMTU2ODAxOTMwOTE5Nw%3D%3D&amp;el=1_x_3&amp;_esc=publicationCoverPdf</w:t>
      </w:r>
    </w:p>
    <w:p w14:paraId="036A4D39" w14:textId="77777777" w:rsidR="00140958" w:rsidRPr="00211D43" w:rsidRDefault="00140958" w:rsidP="00140958">
      <w:pPr>
        <w:pStyle w:val="ListParagraph"/>
        <w:numPr>
          <w:ilvl w:val="0"/>
          <w:numId w:val="4"/>
        </w:numPr>
      </w:pPr>
      <w:r w:rsidRPr="00932B0C">
        <w:t>https://ieeexplore.ieee.org/document/8720210</w:t>
      </w:r>
    </w:p>
    <w:p w14:paraId="7E3189BE" w14:textId="77777777" w:rsidR="0063168C" w:rsidRDefault="0063168C" w:rsidP="0063168C">
      <w:pPr>
        <w:pStyle w:val="ListParagraph"/>
        <w:numPr>
          <w:ilvl w:val="0"/>
          <w:numId w:val="4"/>
        </w:numPr>
      </w:pPr>
      <w:r>
        <w:t>https://www.ncbi.nlm.nih.gov/pmc/articles/PMC6231861/</w:t>
      </w:r>
    </w:p>
    <w:p w14:paraId="599BD9FE" w14:textId="77777777" w:rsidR="0063168C" w:rsidRDefault="0063168C" w:rsidP="0063168C">
      <w:pPr>
        <w:pStyle w:val="ListParagraph"/>
        <w:numPr>
          <w:ilvl w:val="0"/>
          <w:numId w:val="4"/>
        </w:numPr>
      </w:pPr>
      <w:r>
        <w:t>https://iopscience.iop.org/article/10.1088/1757-899X/982/1/012005</w:t>
      </w:r>
    </w:p>
    <w:p w14:paraId="78EA5F56" w14:textId="77777777" w:rsidR="0063168C" w:rsidRDefault="0063168C" w:rsidP="0063168C">
      <w:pPr>
        <w:pStyle w:val="ListParagraph"/>
        <w:numPr>
          <w:ilvl w:val="0"/>
          <w:numId w:val="4"/>
        </w:numPr>
      </w:pPr>
      <w:r>
        <w:t>https://www.researchgate.net/publication/327539277_Skin_Cancer_Classification_using_Convolutional_Neural_Networks_Systematic_Review_Preprint</w:t>
      </w:r>
    </w:p>
    <w:p w14:paraId="23BEF015" w14:textId="77777777" w:rsidR="0063168C" w:rsidRDefault="0063168C" w:rsidP="0063168C">
      <w:pPr>
        <w:pStyle w:val="ListParagraph"/>
        <w:numPr>
          <w:ilvl w:val="0"/>
          <w:numId w:val="4"/>
        </w:numPr>
      </w:pPr>
      <w:r>
        <w:t>https://www.sciencedirect.com/science/article/pii/S2352914819302047</w:t>
      </w:r>
    </w:p>
    <w:p w14:paraId="40122325" w14:textId="77777777" w:rsidR="0063168C" w:rsidRDefault="0063168C" w:rsidP="0063168C">
      <w:pPr>
        <w:pStyle w:val="ListParagraph"/>
        <w:numPr>
          <w:ilvl w:val="0"/>
          <w:numId w:val="4"/>
        </w:numPr>
      </w:pPr>
      <w:r>
        <w:lastRenderedPageBreak/>
        <w:t>https://www.researchgate.net/publication/334123580_Melanoma_Skin_Cancer_Detection_using_Image_Processing_and_Machine_Learning</w:t>
      </w:r>
    </w:p>
    <w:p w14:paraId="53EB04D8" w14:textId="77777777" w:rsidR="0063168C" w:rsidRDefault="0063168C" w:rsidP="0063168C">
      <w:pPr>
        <w:pStyle w:val="ListParagraph"/>
        <w:numPr>
          <w:ilvl w:val="0"/>
          <w:numId w:val="4"/>
        </w:numPr>
      </w:pPr>
      <w:r>
        <w:t>https://www.nature.com/articles/nature21056</w:t>
      </w:r>
    </w:p>
    <w:p w14:paraId="472D76C2" w14:textId="77777777" w:rsidR="0063168C" w:rsidRDefault="0063168C" w:rsidP="0063168C">
      <w:pPr>
        <w:pStyle w:val="ListParagraph"/>
        <w:numPr>
          <w:ilvl w:val="0"/>
          <w:numId w:val="4"/>
        </w:numPr>
      </w:pPr>
      <w:r>
        <w:t>https://ieeexplore.ieee.org/stamp/stamp.jsp?tp=&amp;arnumber=9113301</w:t>
      </w:r>
    </w:p>
    <w:p w14:paraId="22073ACA" w14:textId="3082FB1E" w:rsidR="009E6981" w:rsidRDefault="00C81227" w:rsidP="00140958">
      <w:pPr>
        <w:pStyle w:val="ListParagraph"/>
        <w:numPr>
          <w:ilvl w:val="0"/>
          <w:numId w:val="4"/>
        </w:numPr>
      </w:pPr>
      <w:hyperlink r:id="rId63" w:history="1">
        <w:r w:rsidR="0063168C" w:rsidRPr="001850AF">
          <w:rPr>
            <w:rStyle w:val="Hyperlink"/>
          </w:rPr>
          <w:t>https://pubmed.ncbi.nlm.nih.gov/28117445/</w:t>
        </w:r>
      </w:hyperlink>
    </w:p>
    <w:p w14:paraId="093DEE21" w14:textId="77777777" w:rsidR="0063168C" w:rsidRDefault="0063168C" w:rsidP="0063168C">
      <w:pPr>
        <w:pStyle w:val="ListParagraph"/>
        <w:numPr>
          <w:ilvl w:val="0"/>
          <w:numId w:val="4"/>
        </w:numPr>
      </w:pPr>
      <w:r>
        <w:t>https://pubmed.ncbi.nlm.nih.gov/30333097/</w:t>
      </w:r>
    </w:p>
    <w:p w14:paraId="3AC22E01" w14:textId="4C7BD460" w:rsidR="0063168C" w:rsidRDefault="0063168C" w:rsidP="0063168C">
      <w:pPr>
        <w:pStyle w:val="ListParagraph"/>
        <w:numPr>
          <w:ilvl w:val="0"/>
          <w:numId w:val="4"/>
        </w:numPr>
      </w:pPr>
      <w:r>
        <w:t>https://ieeexplore.ieee.org/document/9198489</w:t>
      </w:r>
    </w:p>
    <w:sectPr w:rsidR="0063168C" w:rsidSect="00257C9F">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D4364" w14:textId="77777777" w:rsidR="00976609" w:rsidRDefault="00976609">
      <w:pPr>
        <w:spacing w:before="0" w:after="0" w:line="240" w:lineRule="auto"/>
      </w:pPr>
      <w:r>
        <w:separator/>
      </w:r>
    </w:p>
  </w:endnote>
  <w:endnote w:type="continuationSeparator" w:id="0">
    <w:p w14:paraId="2463F468" w14:textId="77777777" w:rsidR="00976609" w:rsidRDefault="009766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3382993"/>
      <w:docPartObj>
        <w:docPartGallery w:val="Page Numbers (Bottom of Page)"/>
        <w:docPartUnique/>
      </w:docPartObj>
    </w:sdtPr>
    <w:sdtEndPr>
      <w:rPr>
        <w:noProof/>
      </w:rPr>
    </w:sdtEndPr>
    <w:sdtContent>
      <w:p w14:paraId="4D1402BD" w14:textId="77777777" w:rsidR="00C81227" w:rsidRDefault="00C812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B9F244" w14:textId="77777777" w:rsidR="00C81227" w:rsidRDefault="00C81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26EE3" w14:textId="77777777" w:rsidR="00976609" w:rsidRDefault="00976609">
      <w:pPr>
        <w:spacing w:before="0" w:after="0" w:line="240" w:lineRule="auto"/>
      </w:pPr>
      <w:r>
        <w:separator/>
      </w:r>
    </w:p>
  </w:footnote>
  <w:footnote w:type="continuationSeparator" w:id="0">
    <w:p w14:paraId="4C575027" w14:textId="77777777" w:rsidR="00976609" w:rsidRDefault="009766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267A4" w14:textId="77777777" w:rsidR="00C81227" w:rsidRDefault="00C81227">
    <w:pPr>
      <w:pStyle w:val="Header"/>
    </w:pPr>
    <w:r>
      <w:rPr>
        <w:noProof/>
      </w:rPr>
      <w:pict w14:anchorId="59D96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659188" o:spid="_x0000_s2051" type="#_x0000_t75" style="position:absolute;margin-left:0;margin-top:0;width:522.9pt;height:552.05pt;z-index:-251657216;mso-position-horizontal:center;mso-position-horizontal-relative:margin;mso-position-vertical:center;mso-position-vertical-relative:margin" o:allowincell="f">
          <v:imagedata r:id="rId1" o:title="1200px-Vellore_Institute_of_Technology_seal_20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0EAF8" w14:textId="77777777" w:rsidR="00C81227" w:rsidRPr="009A06A7" w:rsidRDefault="00C81227" w:rsidP="00257C9F">
    <w:pPr>
      <w:pStyle w:val="Header"/>
    </w:pPr>
    <w:r>
      <w:t>Review 1 – Digital Assignment 1</w:t>
    </w:r>
    <w:r>
      <w:ptab w:relativeTo="margin" w:alignment="center" w:leader="none"/>
    </w:r>
    <w:r>
      <w:rPr>
        <w:noProof/>
      </w:rPr>
      <w:drawing>
        <wp:inline distT="0" distB="0" distL="0" distR="0" wp14:anchorId="277B1222" wp14:editId="377361D1">
          <wp:extent cx="2072100" cy="793982"/>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2111978" cy="809262"/>
                  </a:xfrm>
                  <a:prstGeom prst="rect">
                    <a:avLst/>
                  </a:prstGeom>
                </pic:spPr>
              </pic:pic>
            </a:graphicData>
          </a:graphic>
        </wp:inline>
      </w:drawing>
    </w:r>
    <w:r>
      <w:ptab w:relativeTo="margin" w:alignment="right" w:leader="none"/>
    </w:r>
    <w:r>
      <w:t>I</w:t>
    </w:r>
    <w:r>
      <w:rPr>
        <w:noProof/>
      </w:rPr>
      <w:pict w14:anchorId="0366D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659189" o:spid="_x0000_s2050" type="#_x0000_t75" style="position:absolute;margin-left:0;margin-top:0;width:522.9pt;height:552.05pt;z-index:-251656192;mso-position-horizontal:center;mso-position-horizontal-relative:margin;mso-position-vertical:center;mso-position-vertical-relative:margin" o:allowincell="f">
          <v:imagedata r:id="rId2" o:title="1200px-Vellore_Institute_of_Technology_seal_2017" gain="19661f" blacklevel="22938f"/>
          <w10:wrap anchorx="margin" anchory="margin"/>
        </v:shape>
      </w:pict>
    </w:r>
    <w:r>
      <w:t>TE1015 – Soft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5F836" w14:textId="77777777" w:rsidR="00C81227" w:rsidRDefault="00C81227">
    <w:pPr>
      <w:pStyle w:val="Header"/>
    </w:pPr>
    <w:r>
      <w:rPr>
        <w:noProof/>
      </w:rPr>
      <w:pict w14:anchorId="1AF54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659187" o:spid="_x0000_s2049" type="#_x0000_t75" style="position:absolute;margin-left:0;margin-top:0;width:522.9pt;height:552.05pt;z-index:-251655168;mso-position-horizontal:center;mso-position-horizontal-relative:margin;mso-position-vertical:center;mso-position-vertical-relative:margin" o:allowincell="f">
          <v:imagedata r:id="rId1" o:title="1200px-Vellore_Institute_of_Technology_seal_20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411AE"/>
    <w:multiLevelType w:val="hybridMultilevel"/>
    <w:tmpl w:val="0BFAE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C16D8"/>
    <w:multiLevelType w:val="hybridMultilevel"/>
    <w:tmpl w:val="024A2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FE289C"/>
    <w:multiLevelType w:val="hybridMultilevel"/>
    <w:tmpl w:val="27740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477713"/>
    <w:multiLevelType w:val="hybridMultilevel"/>
    <w:tmpl w:val="B81C924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591873"/>
    <w:multiLevelType w:val="hybridMultilevel"/>
    <w:tmpl w:val="34169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EC71E5"/>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DDE4012"/>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E50451D"/>
    <w:multiLevelType w:val="hybridMultilevel"/>
    <w:tmpl w:val="3334A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153DAB"/>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3512FC6"/>
    <w:multiLevelType w:val="hybridMultilevel"/>
    <w:tmpl w:val="D820C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92A32"/>
    <w:multiLevelType w:val="hybridMultilevel"/>
    <w:tmpl w:val="DA767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91D6B"/>
    <w:multiLevelType w:val="hybridMultilevel"/>
    <w:tmpl w:val="854E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1A6EA2"/>
    <w:multiLevelType w:val="multilevel"/>
    <w:tmpl w:val="2E1A1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715A0"/>
    <w:multiLevelType w:val="hybridMultilevel"/>
    <w:tmpl w:val="B086A6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B83443"/>
    <w:multiLevelType w:val="hybridMultilevel"/>
    <w:tmpl w:val="32AA0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CA5BE2"/>
    <w:multiLevelType w:val="hybridMultilevel"/>
    <w:tmpl w:val="117AE236"/>
    <w:lvl w:ilvl="0" w:tplc="002629BA">
      <w:start w:val="1"/>
      <w:numFmt w:val="decimal"/>
      <w:lvlText w:val="%1."/>
      <w:lvlJc w:val="left"/>
      <w:pPr>
        <w:ind w:left="720" w:hanging="360"/>
      </w:pPr>
      <w:rPr>
        <w:rFonts w:ascii="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9C2324"/>
    <w:multiLevelType w:val="hybridMultilevel"/>
    <w:tmpl w:val="CBC85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8D1C5E"/>
    <w:multiLevelType w:val="hybridMultilevel"/>
    <w:tmpl w:val="0EFA10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666554"/>
    <w:multiLevelType w:val="multilevel"/>
    <w:tmpl w:val="D006EE8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ascii="Calibri" w:hAnsi="Calibri" w:cs="Calibri" w:hint="default"/>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2231939"/>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4573BA8"/>
    <w:multiLevelType w:val="hybridMultilevel"/>
    <w:tmpl w:val="D3A62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CD6AC3"/>
    <w:multiLevelType w:val="hybridMultilevel"/>
    <w:tmpl w:val="3DB00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A25951"/>
    <w:multiLevelType w:val="hybridMultilevel"/>
    <w:tmpl w:val="919A2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B94C31"/>
    <w:multiLevelType w:val="hybridMultilevel"/>
    <w:tmpl w:val="90CC5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FB7C02"/>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23F38A6"/>
    <w:multiLevelType w:val="hybridMultilevel"/>
    <w:tmpl w:val="EE4A49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2EF02C6"/>
    <w:multiLevelType w:val="hybridMultilevel"/>
    <w:tmpl w:val="397A5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C538C"/>
    <w:multiLevelType w:val="hybridMultilevel"/>
    <w:tmpl w:val="BA725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4E2E1D"/>
    <w:multiLevelType w:val="hybridMultilevel"/>
    <w:tmpl w:val="71506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71F405B"/>
    <w:multiLevelType w:val="hybridMultilevel"/>
    <w:tmpl w:val="6BF890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03613F"/>
    <w:multiLevelType w:val="hybridMultilevel"/>
    <w:tmpl w:val="E102C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C80476"/>
    <w:multiLevelType w:val="hybridMultilevel"/>
    <w:tmpl w:val="89121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1C3ECF"/>
    <w:multiLevelType w:val="hybridMultilevel"/>
    <w:tmpl w:val="75EC4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BE6CFE"/>
    <w:multiLevelType w:val="hybridMultilevel"/>
    <w:tmpl w:val="39D4D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7D4978"/>
    <w:multiLevelType w:val="hybridMultilevel"/>
    <w:tmpl w:val="7BB44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9596585"/>
    <w:multiLevelType w:val="hybridMultilevel"/>
    <w:tmpl w:val="ED5EE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A251188"/>
    <w:multiLevelType w:val="hybridMultilevel"/>
    <w:tmpl w:val="A89CFA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AED756A"/>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B731800"/>
    <w:multiLevelType w:val="hybridMultilevel"/>
    <w:tmpl w:val="FB44004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CBA1B9F"/>
    <w:multiLevelType w:val="hybridMultilevel"/>
    <w:tmpl w:val="B184A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2173A3"/>
    <w:multiLevelType w:val="hybridMultilevel"/>
    <w:tmpl w:val="FBD23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24E25CC"/>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CA666BA"/>
    <w:multiLevelType w:val="hybridMultilevel"/>
    <w:tmpl w:val="6F4AF48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8243EF"/>
    <w:multiLevelType w:val="hybridMultilevel"/>
    <w:tmpl w:val="EB106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F892046"/>
    <w:multiLevelType w:val="hybridMultilevel"/>
    <w:tmpl w:val="C508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FD62512"/>
    <w:multiLevelType w:val="hybridMultilevel"/>
    <w:tmpl w:val="CD943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A23491"/>
    <w:multiLevelType w:val="multilevel"/>
    <w:tmpl w:val="A4F01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863925"/>
    <w:multiLevelType w:val="hybridMultilevel"/>
    <w:tmpl w:val="24E4B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B35438"/>
    <w:multiLevelType w:val="hybridMultilevel"/>
    <w:tmpl w:val="7610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8B467D8"/>
    <w:multiLevelType w:val="hybridMultilevel"/>
    <w:tmpl w:val="94CA6C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6A1093"/>
    <w:multiLevelType w:val="hybridMultilevel"/>
    <w:tmpl w:val="096E1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A8232F4"/>
    <w:multiLevelType w:val="hybridMultilevel"/>
    <w:tmpl w:val="0FD854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AA30CF0"/>
    <w:multiLevelType w:val="hybridMultilevel"/>
    <w:tmpl w:val="1C346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B0962C7"/>
    <w:multiLevelType w:val="hybridMultilevel"/>
    <w:tmpl w:val="7A84B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D0E4441"/>
    <w:multiLevelType w:val="multilevel"/>
    <w:tmpl w:val="53705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4"/>
  </w:num>
  <w:num w:numId="3">
    <w:abstractNumId w:val="11"/>
  </w:num>
  <w:num w:numId="4">
    <w:abstractNumId w:val="2"/>
  </w:num>
  <w:num w:numId="5">
    <w:abstractNumId w:val="48"/>
  </w:num>
  <w:num w:numId="6">
    <w:abstractNumId w:val="30"/>
  </w:num>
  <w:num w:numId="7">
    <w:abstractNumId w:val="28"/>
  </w:num>
  <w:num w:numId="8">
    <w:abstractNumId w:val="22"/>
  </w:num>
  <w:num w:numId="9">
    <w:abstractNumId w:val="47"/>
  </w:num>
  <w:num w:numId="10">
    <w:abstractNumId w:val="35"/>
  </w:num>
  <w:num w:numId="11">
    <w:abstractNumId w:val="1"/>
  </w:num>
  <w:num w:numId="12">
    <w:abstractNumId w:val="39"/>
  </w:num>
  <w:num w:numId="13">
    <w:abstractNumId w:val="33"/>
  </w:num>
  <w:num w:numId="14">
    <w:abstractNumId w:val="31"/>
  </w:num>
  <w:num w:numId="15">
    <w:abstractNumId w:val="21"/>
  </w:num>
  <w:num w:numId="16">
    <w:abstractNumId w:val="17"/>
  </w:num>
  <w:num w:numId="17">
    <w:abstractNumId w:val="7"/>
  </w:num>
  <w:num w:numId="18">
    <w:abstractNumId w:val="49"/>
  </w:num>
  <w:num w:numId="19">
    <w:abstractNumId w:val="40"/>
  </w:num>
  <w:num w:numId="20">
    <w:abstractNumId w:val="9"/>
  </w:num>
  <w:num w:numId="21">
    <w:abstractNumId w:val="41"/>
  </w:num>
  <w:num w:numId="22">
    <w:abstractNumId w:val="27"/>
  </w:num>
  <w:num w:numId="23">
    <w:abstractNumId w:val="0"/>
  </w:num>
  <w:num w:numId="24">
    <w:abstractNumId w:val="53"/>
  </w:num>
  <w:num w:numId="25">
    <w:abstractNumId w:val="4"/>
  </w:num>
  <w:num w:numId="26">
    <w:abstractNumId w:val="50"/>
  </w:num>
  <w:num w:numId="27">
    <w:abstractNumId w:val="15"/>
  </w:num>
  <w:num w:numId="28">
    <w:abstractNumId w:val="44"/>
  </w:num>
  <w:num w:numId="29">
    <w:abstractNumId w:val="24"/>
  </w:num>
  <w:num w:numId="30">
    <w:abstractNumId w:val="5"/>
  </w:num>
  <w:num w:numId="31">
    <w:abstractNumId w:val="10"/>
  </w:num>
  <w:num w:numId="32">
    <w:abstractNumId w:val="6"/>
  </w:num>
  <w:num w:numId="33">
    <w:abstractNumId w:val="18"/>
  </w:num>
  <w:num w:numId="34">
    <w:abstractNumId w:val="19"/>
  </w:num>
  <w:num w:numId="35">
    <w:abstractNumId w:val="8"/>
  </w:num>
  <w:num w:numId="36">
    <w:abstractNumId w:val="37"/>
  </w:num>
  <w:num w:numId="37">
    <w:abstractNumId w:val="34"/>
  </w:num>
  <w:num w:numId="38">
    <w:abstractNumId w:val="29"/>
  </w:num>
  <w:num w:numId="39">
    <w:abstractNumId w:val="45"/>
  </w:num>
  <w:num w:numId="40">
    <w:abstractNumId w:val="52"/>
  </w:num>
  <w:num w:numId="41">
    <w:abstractNumId w:val="16"/>
  </w:num>
  <w:num w:numId="42">
    <w:abstractNumId w:val="42"/>
  </w:num>
  <w:num w:numId="43">
    <w:abstractNumId w:val="36"/>
  </w:num>
  <w:num w:numId="44">
    <w:abstractNumId w:val="23"/>
  </w:num>
  <w:num w:numId="45">
    <w:abstractNumId w:val="43"/>
  </w:num>
  <w:num w:numId="46">
    <w:abstractNumId w:val="20"/>
  </w:num>
  <w:num w:numId="47">
    <w:abstractNumId w:val="3"/>
  </w:num>
  <w:num w:numId="48">
    <w:abstractNumId w:val="13"/>
  </w:num>
  <w:num w:numId="49">
    <w:abstractNumId w:val="54"/>
  </w:num>
  <w:num w:numId="50">
    <w:abstractNumId w:val="12"/>
  </w:num>
  <w:num w:numId="51">
    <w:abstractNumId w:val="46"/>
  </w:num>
  <w:num w:numId="52">
    <w:abstractNumId w:val="51"/>
  </w:num>
  <w:num w:numId="53">
    <w:abstractNumId w:val="32"/>
  </w:num>
  <w:num w:numId="54">
    <w:abstractNumId w:val="38"/>
  </w:num>
  <w:num w:numId="55">
    <w:abstractNumId w:val="2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48"/>
    <w:rsid w:val="0000370C"/>
    <w:rsid w:val="0002056E"/>
    <w:rsid w:val="00032A5B"/>
    <w:rsid w:val="00033F3C"/>
    <w:rsid w:val="0005742D"/>
    <w:rsid w:val="00066D4E"/>
    <w:rsid w:val="000869AB"/>
    <w:rsid w:val="000A4824"/>
    <w:rsid w:val="00106DF5"/>
    <w:rsid w:val="00112AE9"/>
    <w:rsid w:val="00124367"/>
    <w:rsid w:val="00126BBC"/>
    <w:rsid w:val="00140958"/>
    <w:rsid w:val="00163B08"/>
    <w:rsid w:val="001645F0"/>
    <w:rsid w:val="00191CAC"/>
    <w:rsid w:val="001A01F9"/>
    <w:rsid w:val="001B4823"/>
    <w:rsid w:val="001E646B"/>
    <w:rsid w:val="002221D5"/>
    <w:rsid w:val="002366B3"/>
    <w:rsid w:val="00241F1C"/>
    <w:rsid w:val="00251D68"/>
    <w:rsid w:val="00255A92"/>
    <w:rsid w:val="00257C9F"/>
    <w:rsid w:val="00262DA3"/>
    <w:rsid w:val="002866B8"/>
    <w:rsid w:val="0029578A"/>
    <w:rsid w:val="00296C7D"/>
    <w:rsid w:val="00297912"/>
    <w:rsid w:val="002D13CD"/>
    <w:rsid w:val="002D7418"/>
    <w:rsid w:val="002E3D70"/>
    <w:rsid w:val="002F36EA"/>
    <w:rsid w:val="00351A0E"/>
    <w:rsid w:val="00362F4A"/>
    <w:rsid w:val="00363414"/>
    <w:rsid w:val="003665C0"/>
    <w:rsid w:val="00382BF6"/>
    <w:rsid w:val="003A2028"/>
    <w:rsid w:val="003A7E5C"/>
    <w:rsid w:val="003B2CDD"/>
    <w:rsid w:val="003E3CC1"/>
    <w:rsid w:val="003F77FE"/>
    <w:rsid w:val="004014E4"/>
    <w:rsid w:val="00420C47"/>
    <w:rsid w:val="00430642"/>
    <w:rsid w:val="00460585"/>
    <w:rsid w:val="00477CCF"/>
    <w:rsid w:val="00484ED2"/>
    <w:rsid w:val="00484FD7"/>
    <w:rsid w:val="00490D54"/>
    <w:rsid w:val="004D1E42"/>
    <w:rsid w:val="004F4145"/>
    <w:rsid w:val="00522D45"/>
    <w:rsid w:val="00533E54"/>
    <w:rsid w:val="00543BE3"/>
    <w:rsid w:val="005442DA"/>
    <w:rsid w:val="00583056"/>
    <w:rsid w:val="0059486B"/>
    <w:rsid w:val="005954ED"/>
    <w:rsid w:val="005A1D19"/>
    <w:rsid w:val="005B3A07"/>
    <w:rsid w:val="005C1A58"/>
    <w:rsid w:val="005E690D"/>
    <w:rsid w:val="005E7C4D"/>
    <w:rsid w:val="00600F70"/>
    <w:rsid w:val="0060105B"/>
    <w:rsid w:val="00611487"/>
    <w:rsid w:val="006262E0"/>
    <w:rsid w:val="0063168C"/>
    <w:rsid w:val="006544CD"/>
    <w:rsid w:val="00662E48"/>
    <w:rsid w:val="006814A1"/>
    <w:rsid w:val="00686E11"/>
    <w:rsid w:val="006B52FC"/>
    <w:rsid w:val="0070236A"/>
    <w:rsid w:val="00713C88"/>
    <w:rsid w:val="00723D63"/>
    <w:rsid w:val="007606B9"/>
    <w:rsid w:val="00761E9A"/>
    <w:rsid w:val="007931FB"/>
    <w:rsid w:val="007A1C15"/>
    <w:rsid w:val="00803673"/>
    <w:rsid w:val="0081749A"/>
    <w:rsid w:val="00820B05"/>
    <w:rsid w:val="008371F6"/>
    <w:rsid w:val="008868E7"/>
    <w:rsid w:val="008933CD"/>
    <w:rsid w:val="008C28A9"/>
    <w:rsid w:val="008C5FF2"/>
    <w:rsid w:val="008F69AA"/>
    <w:rsid w:val="0092332B"/>
    <w:rsid w:val="00925EAC"/>
    <w:rsid w:val="00930800"/>
    <w:rsid w:val="009366F9"/>
    <w:rsid w:val="009453EF"/>
    <w:rsid w:val="009534F4"/>
    <w:rsid w:val="00976609"/>
    <w:rsid w:val="00980C18"/>
    <w:rsid w:val="00995A73"/>
    <w:rsid w:val="009C2B43"/>
    <w:rsid w:val="009C3CB5"/>
    <w:rsid w:val="009D5030"/>
    <w:rsid w:val="009D7861"/>
    <w:rsid w:val="009E1A3B"/>
    <w:rsid w:val="009E6981"/>
    <w:rsid w:val="00A1244B"/>
    <w:rsid w:val="00A12BC7"/>
    <w:rsid w:val="00A23BA0"/>
    <w:rsid w:val="00A5204D"/>
    <w:rsid w:val="00A62CAE"/>
    <w:rsid w:val="00A67601"/>
    <w:rsid w:val="00A71F5C"/>
    <w:rsid w:val="00A75480"/>
    <w:rsid w:val="00AB5CC8"/>
    <w:rsid w:val="00AC0247"/>
    <w:rsid w:val="00AF1AF6"/>
    <w:rsid w:val="00B0531D"/>
    <w:rsid w:val="00B12E70"/>
    <w:rsid w:val="00B14FA3"/>
    <w:rsid w:val="00B33710"/>
    <w:rsid w:val="00B4686F"/>
    <w:rsid w:val="00B507FE"/>
    <w:rsid w:val="00B657E5"/>
    <w:rsid w:val="00B65BF7"/>
    <w:rsid w:val="00B7673C"/>
    <w:rsid w:val="00B81243"/>
    <w:rsid w:val="00B87446"/>
    <w:rsid w:val="00B87B14"/>
    <w:rsid w:val="00BA0B79"/>
    <w:rsid w:val="00BB2BB5"/>
    <w:rsid w:val="00BB52F9"/>
    <w:rsid w:val="00BC6AD1"/>
    <w:rsid w:val="00BD786D"/>
    <w:rsid w:val="00BE3BB6"/>
    <w:rsid w:val="00C10B5A"/>
    <w:rsid w:val="00C13F17"/>
    <w:rsid w:val="00C17F37"/>
    <w:rsid w:val="00C26A76"/>
    <w:rsid w:val="00C33E70"/>
    <w:rsid w:val="00C40C1D"/>
    <w:rsid w:val="00C47692"/>
    <w:rsid w:val="00C75D9E"/>
    <w:rsid w:val="00C81227"/>
    <w:rsid w:val="00C83E69"/>
    <w:rsid w:val="00C84EA5"/>
    <w:rsid w:val="00CA40F7"/>
    <w:rsid w:val="00CC7B0A"/>
    <w:rsid w:val="00CE0088"/>
    <w:rsid w:val="00CF41FA"/>
    <w:rsid w:val="00D11C82"/>
    <w:rsid w:val="00D30546"/>
    <w:rsid w:val="00D535EF"/>
    <w:rsid w:val="00DB2282"/>
    <w:rsid w:val="00E00BE5"/>
    <w:rsid w:val="00E12B37"/>
    <w:rsid w:val="00E265AF"/>
    <w:rsid w:val="00E34C0C"/>
    <w:rsid w:val="00E411B7"/>
    <w:rsid w:val="00E5717A"/>
    <w:rsid w:val="00E776EC"/>
    <w:rsid w:val="00E9453E"/>
    <w:rsid w:val="00EB3AD9"/>
    <w:rsid w:val="00EC6F0A"/>
    <w:rsid w:val="00ED56A4"/>
    <w:rsid w:val="00ED6E2E"/>
    <w:rsid w:val="00ED72D3"/>
    <w:rsid w:val="00EE5981"/>
    <w:rsid w:val="00EE7252"/>
    <w:rsid w:val="00EF6DE6"/>
    <w:rsid w:val="00F17C32"/>
    <w:rsid w:val="00F2410C"/>
    <w:rsid w:val="00F327A6"/>
    <w:rsid w:val="00F4780B"/>
    <w:rsid w:val="00F655A1"/>
    <w:rsid w:val="00F71DCB"/>
    <w:rsid w:val="00F7535B"/>
    <w:rsid w:val="00F87A60"/>
    <w:rsid w:val="00F93DE1"/>
    <w:rsid w:val="00FA5513"/>
    <w:rsid w:val="00FB17C9"/>
    <w:rsid w:val="00FC1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28F137B"/>
  <w15:chartTrackingRefBased/>
  <w15:docId w15:val="{9F4995D4-9631-4779-AC30-4AA7DEFC9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CAC"/>
    <w:pPr>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00370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0370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0370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0370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00370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00370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00370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037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0370C"/>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70C"/>
    <w:rPr>
      <w:rFonts w:eastAsiaTheme="minorEastAsia"/>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00370C"/>
    <w:rPr>
      <w:rFonts w:eastAsiaTheme="minorEastAsia"/>
      <w:caps/>
      <w:spacing w:val="15"/>
      <w:sz w:val="20"/>
      <w:szCs w:val="20"/>
      <w:shd w:val="clear" w:color="auto" w:fill="D9E2F3" w:themeFill="accent1" w:themeFillTint="33"/>
    </w:rPr>
  </w:style>
  <w:style w:type="character" w:customStyle="1" w:styleId="Heading3Char">
    <w:name w:val="Heading 3 Char"/>
    <w:basedOn w:val="DefaultParagraphFont"/>
    <w:link w:val="Heading3"/>
    <w:uiPriority w:val="9"/>
    <w:rsid w:val="0000370C"/>
    <w:rPr>
      <w:rFonts w:eastAsiaTheme="minorEastAsia"/>
      <w:caps/>
      <w:color w:val="1F3763" w:themeColor="accent1" w:themeShade="7F"/>
      <w:spacing w:val="15"/>
      <w:sz w:val="20"/>
      <w:szCs w:val="20"/>
    </w:rPr>
  </w:style>
  <w:style w:type="character" w:customStyle="1" w:styleId="Heading4Char">
    <w:name w:val="Heading 4 Char"/>
    <w:basedOn w:val="DefaultParagraphFont"/>
    <w:link w:val="Heading4"/>
    <w:uiPriority w:val="9"/>
    <w:rsid w:val="0000370C"/>
    <w:rPr>
      <w:rFonts w:eastAsiaTheme="minorEastAsia"/>
      <w:caps/>
      <w:color w:val="2F5496" w:themeColor="accent1" w:themeShade="BF"/>
      <w:spacing w:val="10"/>
      <w:sz w:val="20"/>
      <w:szCs w:val="20"/>
    </w:rPr>
  </w:style>
  <w:style w:type="character" w:customStyle="1" w:styleId="Heading5Char">
    <w:name w:val="Heading 5 Char"/>
    <w:basedOn w:val="DefaultParagraphFont"/>
    <w:link w:val="Heading5"/>
    <w:uiPriority w:val="9"/>
    <w:rsid w:val="0000370C"/>
    <w:rPr>
      <w:rFonts w:eastAsiaTheme="minorEastAsia"/>
      <w:caps/>
      <w:color w:val="2F5496" w:themeColor="accent1" w:themeShade="BF"/>
      <w:spacing w:val="10"/>
      <w:sz w:val="20"/>
      <w:szCs w:val="20"/>
    </w:rPr>
  </w:style>
  <w:style w:type="character" w:customStyle="1" w:styleId="Heading6Char">
    <w:name w:val="Heading 6 Char"/>
    <w:basedOn w:val="DefaultParagraphFont"/>
    <w:link w:val="Heading6"/>
    <w:uiPriority w:val="9"/>
    <w:rsid w:val="0000370C"/>
    <w:rPr>
      <w:rFonts w:eastAsiaTheme="minorEastAsia"/>
      <w:caps/>
      <w:color w:val="2F5496" w:themeColor="accent1" w:themeShade="BF"/>
      <w:spacing w:val="10"/>
      <w:sz w:val="20"/>
      <w:szCs w:val="20"/>
    </w:rPr>
  </w:style>
  <w:style w:type="character" w:customStyle="1" w:styleId="Heading7Char">
    <w:name w:val="Heading 7 Char"/>
    <w:basedOn w:val="DefaultParagraphFont"/>
    <w:link w:val="Heading7"/>
    <w:uiPriority w:val="9"/>
    <w:rsid w:val="0000370C"/>
    <w:rPr>
      <w:rFonts w:eastAsiaTheme="minorEastAsia"/>
      <w:caps/>
      <w:color w:val="2F5496" w:themeColor="accent1" w:themeShade="BF"/>
      <w:spacing w:val="10"/>
      <w:sz w:val="20"/>
      <w:szCs w:val="20"/>
    </w:rPr>
  </w:style>
  <w:style w:type="character" w:customStyle="1" w:styleId="Heading8Char">
    <w:name w:val="Heading 8 Char"/>
    <w:basedOn w:val="DefaultParagraphFont"/>
    <w:link w:val="Heading8"/>
    <w:uiPriority w:val="9"/>
    <w:semiHidden/>
    <w:rsid w:val="0000370C"/>
    <w:rPr>
      <w:rFonts w:eastAsiaTheme="minorEastAsia"/>
      <w:caps/>
      <w:spacing w:val="10"/>
      <w:sz w:val="18"/>
      <w:szCs w:val="18"/>
    </w:rPr>
  </w:style>
  <w:style w:type="character" w:customStyle="1" w:styleId="Heading9Char">
    <w:name w:val="Heading 9 Char"/>
    <w:basedOn w:val="DefaultParagraphFont"/>
    <w:link w:val="Heading9"/>
    <w:uiPriority w:val="9"/>
    <w:semiHidden/>
    <w:rsid w:val="0000370C"/>
    <w:rPr>
      <w:rFonts w:eastAsiaTheme="minorEastAsia"/>
      <w:i/>
      <w:iCs/>
      <w:caps/>
      <w:spacing w:val="10"/>
      <w:sz w:val="18"/>
      <w:szCs w:val="18"/>
    </w:rPr>
  </w:style>
  <w:style w:type="paragraph" w:styleId="Caption">
    <w:name w:val="caption"/>
    <w:basedOn w:val="Normal"/>
    <w:next w:val="Normal"/>
    <w:uiPriority w:val="35"/>
    <w:unhideWhenUsed/>
    <w:qFormat/>
    <w:rsid w:val="0000370C"/>
    <w:rPr>
      <w:b/>
      <w:bCs/>
      <w:color w:val="2F5496" w:themeColor="accent1" w:themeShade="BF"/>
      <w:sz w:val="16"/>
      <w:szCs w:val="16"/>
    </w:rPr>
  </w:style>
  <w:style w:type="paragraph" w:styleId="Title">
    <w:name w:val="Title"/>
    <w:basedOn w:val="Normal"/>
    <w:next w:val="Normal"/>
    <w:link w:val="TitleChar"/>
    <w:uiPriority w:val="10"/>
    <w:qFormat/>
    <w:rsid w:val="0000370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0370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037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0370C"/>
    <w:rPr>
      <w:rFonts w:eastAsiaTheme="minorEastAsia"/>
      <w:caps/>
      <w:color w:val="595959" w:themeColor="text1" w:themeTint="A6"/>
      <w:spacing w:val="10"/>
      <w:sz w:val="21"/>
      <w:szCs w:val="21"/>
    </w:rPr>
  </w:style>
  <w:style w:type="character" w:styleId="Strong">
    <w:name w:val="Strong"/>
    <w:uiPriority w:val="22"/>
    <w:qFormat/>
    <w:rsid w:val="0000370C"/>
    <w:rPr>
      <w:b/>
      <w:bCs/>
    </w:rPr>
  </w:style>
  <w:style w:type="character" w:styleId="Emphasis">
    <w:name w:val="Emphasis"/>
    <w:uiPriority w:val="20"/>
    <w:qFormat/>
    <w:rsid w:val="0000370C"/>
    <w:rPr>
      <w:caps/>
      <w:color w:val="1F3763" w:themeColor="accent1" w:themeShade="7F"/>
      <w:spacing w:val="5"/>
    </w:rPr>
  </w:style>
  <w:style w:type="paragraph" w:styleId="NoSpacing">
    <w:name w:val="No Spacing"/>
    <w:uiPriority w:val="1"/>
    <w:qFormat/>
    <w:rsid w:val="0000370C"/>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00370C"/>
    <w:rPr>
      <w:i/>
      <w:iCs/>
      <w:sz w:val="24"/>
      <w:szCs w:val="24"/>
    </w:rPr>
  </w:style>
  <w:style w:type="character" w:customStyle="1" w:styleId="QuoteChar">
    <w:name w:val="Quote Char"/>
    <w:basedOn w:val="DefaultParagraphFont"/>
    <w:link w:val="Quote"/>
    <w:uiPriority w:val="29"/>
    <w:rsid w:val="0000370C"/>
    <w:rPr>
      <w:rFonts w:eastAsiaTheme="minorEastAsia"/>
      <w:i/>
      <w:iCs/>
      <w:sz w:val="24"/>
      <w:szCs w:val="24"/>
    </w:rPr>
  </w:style>
  <w:style w:type="paragraph" w:styleId="IntenseQuote">
    <w:name w:val="Intense Quote"/>
    <w:basedOn w:val="Normal"/>
    <w:next w:val="Normal"/>
    <w:link w:val="IntenseQuoteChar"/>
    <w:uiPriority w:val="30"/>
    <w:qFormat/>
    <w:rsid w:val="0000370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0370C"/>
    <w:rPr>
      <w:rFonts w:eastAsiaTheme="minorEastAsia"/>
      <w:color w:val="4472C4" w:themeColor="accent1"/>
      <w:sz w:val="24"/>
      <w:szCs w:val="24"/>
    </w:rPr>
  </w:style>
  <w:style w:type="character" w:styleId="SubtleEmphasis">
    <w:name w:val="Subtle Emphasis"/>
    <w:uiPriority w:val="19"/>
    <w:qFormat/>
    <w:rsid w:val="0000370C"/>
    <w:rPr>
      <w:i/>
      <w:iCs/>
      <w:color w:val="1F3763" w:themeColor="accent1" w:themeShade="7F"/>
    </w:rPr>
  </w:style>
  <w:style w:type="character" w:styleId="IntenseEmphasis">
    <w:name w:val="Intense Emphasis"/>
    <w:uiPriority w:val="21"/>
    <w:qFormat/>
    <w:rsid w:val="0000370C"/>
    <w:rPr>
      <w:b/>
      <w:bCs/>
      <w:caps/>
      <w:color w:val="1F3763" w:themeColor="accent1" w:themeShade="7F"/>
      <w:spacing w:val="10"/>
    </w:rPr>
  </w:style>
  <w:style w:type="character" w:styleId="SubtleReference">
    <w:name w:val="Subtle Reference"/>
    <w:uiPriority w:val="31"/>
    <w:qFormat/>
    <w:rsid w:val="0000370C"/>
    <w:rPr>
      <w:b/>
      <w:bCs/>
      <w:color w:val="4472C4" w:themeColor="accent1"/>
    </w:rPr>
  </w:style>
  <w:style w:type="character" w:styleId="IntenseReference">
    <w:name w:val="Intense Reference"/>
    <w:uiPriority w:val="32"/>
    <w:qFormat/>
    <w:rsid w:val="0000370C"/>
    <w:rPr>
      <w:b/>
      <w:bCs/>
      <w:i/>
      <w:iCs/>
      <w:caps/>
      <w:color w:val="4472C4" w:themeColor="accent1"/>
    </w:rPr>
  </w:style>
  <w:style w:type="character" w:styleId="BookTitle">
    <w:name w:val="Book Title"/>
    <w:uiPriority w:val="33"/>
    <w:qFormat/>
    <w:rsid w:val="0000370C"/>
    <w:rPr>
      <w:b/>
      <w:bCs/>
      <w:i/>
      <w:iCs/>
      <w:spacing w:val="0"/>
    </w:rPr>
  </w:style>
  <w:style w:type="paragraph" w:styleId="TOCHeading">
    <w:name w:val="TOC Heading"/>
    <w:basedOn w:val="Heading1"/>
    <w:next w:val="Normal"/>
    <w:uiPriority w:val="39"/>
    <w:unhideWhenUsed/>
    <w:qFormat/>
    <w:rsid w:val="0000370C"/>
    <w:pPr>
      <w:outlineLvl w:val="9"/>
    </w:pPr>
  </w:style>
  <w:style w:type="paragraph" w:styleId="ListParagraph">
    <w:name w:val="List Paragraph"/>
    <w:basedOn w:val="Normal"/>
    <w:uiPriority w:val="34"/>
    <w:qFormat/>
    <w:rsid w:val="0000370C"/>
    <w:pPr>
      <w:ind w:left="720"/>
      <w:contextualSpacing/>
    </w:pPr>
  </w:style>
  <w:style w:type="paragraph" w:styleId="TOC1">
    <w:name w:val="toc 1"/>
    <w:basedOn w:val="Normal"/>
    <w:next w:val="Normal"/>
    <w:autoRedefine/>
    <w:uiPriority w:val="39"/>
    <w:unhideWhenUsed/>
    <w:rsid w:val="0000370C"/>
    <w:pPr>
      <w:spacing w:after="100"/>
    </w:pPr>
  </w:style>
  <w:style w:type="paragraph" w:styleId="TOC2">
    <w:name w:val="toc 2"/>
    <w:basedOn w:val="Normal"/>
    <w:next w:val="Normal"/>
    <w:autoRedefine/>
    <w:uiPriority w:val="39"/>
    <w:unhideWhenUsed/>
    <w:rsid w:val="0000370C"/>
    <w:pPr>
      <w:spacing w:after="100"/>
      <w:ind w:left="200"/>
    </w:pPr>
  </w:style>
  <w:style w:type="paragraph" w:styleId="TOC3">
    <w:name w:val="toc 3"/>
    <w:basedOn w:val="Normal"/>
    <w:next w:val="Normal"/>
    <w:autoRedefine/>
    <w:uiPriority w:val="39"/>
    <w:unhideWhenUsed/>
    <w:rsid w:val="0000370C"/>
    <w:pPr>
      <w:spacing w:after="100"/>
      <w:ind w:left="400"/>
    </w:pPr>
  </w:style>
  <w:style w:type="character" w:styleId="Hyperlink">
    <w:name w:val="Hyperlink"/>
    <w:basedOn w:val="DefaultParagraphFont"/>
    <w:uiPriority w:val="99"/>
    <w:unhideWhenUsed/>
    <w:rsid w:val="0000370C"/>
    <w:rPr>
      <w:color w:val="0563C1" w:themeColor="hyperlink"/>
      <w:u w:val="single"/>
    </w:rPr>
  </w:style>
  <w:style w:type="paragraph" w:styleId="Header">
    <w:name w:val="header"/>
    <w:basedOn w:val="Normal"/>
    <w:link w:val="HeaderChar"/>
    <w:uiPriority w:val="99"/>
    <w:unhideWhenUsed/>
    <w:rsid w:val="0000370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0370C"/>
    <w:rPr>
      <w:rFonts w:eastAsiaTheme="minorEastAsia"/>
      <w:sz w:val="20"/>
      <w:szCs w:val="20"/>
    </w:rPr>
  </w:style>
  <w:style w:type="paragraph" w:styleId="Footer">
    <w:name w:val="footer"/>
    <w:basedOn w:val="Normal"/>
    <w:link w:val="FooterChar"/>
    <w:uiPriority w:val="99"/>
    <w:unhideWhenUsed/>
    <w:rsid w:val="0000370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0370C"/>
    <w:rPr>
      <w:rFonts w:eastAsiaTheme="minorEastAsia"/>
      <w:sz w:val="20"/>
      <w:szCs w:val="20"/>
    </w:rPr>
  </w:style>
  <w:style w:type="table" w:styleId="GridTable5Dark-Accent1">
    <w:name w:val="Grid Table 5 Dark Accent 1"/>
    <w:basedOn w:val="TableNormal"/>
    <w:uiPriority w:val="50"/>
    <w:rsid w:val="0000370C"/>
    <w:pPr>
      <w:spacing w:before="100" w:after="200" w:line="276" w:lineRule="auto"/>
    </w:pPr>
    <w:rPr>
      <w:rFonts w:ascii="Calibri" w:eastAsia="Calibri" w:hAnsi="Calibri" w:cs="Times New Roma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NormalWeb">
    <w:name w:val="Normal (Web)"/>
    <w:basedOn w:val="Normal"/>
    <w:uiPriority w:val="99"/>
    <w:unhideWhenUsed/>
    <w:rsid w:val="0000370C"/>
    <w:pPr>
      <w:spacing w:beforeAutospacing="1" w:after="100" w:afterAutospacing="1"/>
    </w:pPr>
    <w:rPr>
      <w:rFonts w:ascii="Times New Roman" w:hAnsi="Times New Roman"/>
      <w:sz w:val="24"/>
      <w:lang w:eastAsia="en-IN"/>
    </w:rPr>
  </w:style>
  <w:style w:type="character" w:styleId="HTMLCode">
    <w:name w:val="HTML Code"/>
    <w:basedOn w:val="DefaultParagraphFont"/>
    <w:uiPriority w:val="99"/>
    <w:semiHidden/>
    <w:unhideWhenUsed/>
    <w:rsid w:val="0000370C"/>
    <w:rPr>
      <w:rFonts w:ascii="Courier New" w:eastAsia="Times New Roman" w:hAnsi="Courier New" w:cs="Courier New"/>
      <w:sz w:val="20"/>
      <w:szCs w:val="20"/>
    </w:rPr>
  </w:style>
  <w:style w:type="paragraph" w:customStyle="1" w:styleId="iu">
    <w:name w:val="iu"/>
    <w:basedOn w:val="Normal"/>
    <w:rsid w:val="0000370C"/>
    <w:pPr>
      <w:spacing w:beforeAutospacing="1" w:after="100" w:afterAutospacing="1" w:line="240" w:lineRule="auto"/>
    </w:pPr>
    <w:rPr>
      <w:rFonts w:ascii="Times New Roman" w:eastAsia="Times New Roman" w:hAnsi="Times New Roman" w:cs="Times New Roman"/>
      <w:sz w:val="24"/>
      <w:szCs w:val="24"/>
      <w:lang w:eastAsia="en-IN"/>
    </w:rPr>
  </w:style>
  <w:style w:type="paragraph" w:styleId="TOC4">
    <w:name w:val="toc 4"/>
    <w:basedOn w:val="Normal"/>
    <w:next w:val="Normal"/>
    <w:autoRedefine/>
    <w:uiPriority w:val="39"/>
    <w:unhideWhenUsed/>
    <w:rsid w:val="0000370C"/>
    <w:pPr>
      <w:spacing w:after="100"/>
      <w:ind w:left="600"/>
    </w:pPr>
  </w:style>
  <w:style w:type="paragraph" w:styleId="TOC5">
    <w:name w:val="toc 5"/>
    <w:basedOn w:val="Normal"/>
    <w:next w:val="Normal"/>
    <w:autoRedefine/>
    <w:uiPriority w:val="39"/>
    <w:unhideWhenUsed/>
    <w:rsid w:val="0000370C"/>
    <w:pPr>
      <w:spacing w:after="100"/>
      <w:ind w:left="800"/>
    </w:pPr>
  </w:style>
  <w:style w:type="paragraph" w:customStyle="1" w:styleId="paragraph">
    <w:name w:val="paragraph"/>
    <w:basedOn w:val="Normal"/>
    <w:rsid w:val="00F17C32"/>
    <w:pPr>
      <w:spacing w:beforeAutospacing="1" w:after="100" w:afterAutospacing="1" w:line="240" w:lineRule="auto"/>
    </w:pPr>
    <w:rPr>
      <w:rFonts w:ascii="Times New Roman" w:hAnsi="Times New Roman" w:cs="Times New Roman"/>
      <w:sz w:val="24"/>
      <w:szCs w:val="24"/>
      <w:lang w:val="en-US"/>
    </w:rPr>
  </w:style>
  <w:style w:type="character" w:customStyle="1" w:styleId="normaltextrun">
    <w:name w:val="normaltextrun"/>
    <w:basedOn w:val="DefaultParagraphFont"/>
    <w:rsid w:val="00F17C32"/>
  </w:style>
  <w:style w:type="character" w:customStyle="1" w:styleId="eop">
    <w:name w:val="eop"/>
    <w:basedOn w:val="DefaultParagraphFont"/>
    <w:rsid w:val="00F17C32"/>
  </w:style>
  <w:style w:type="character" w:customStyle="1" w:styleId="bcx0">
    <w:name w:val="bcx0"/>
    <w:basedOn w:val="DefaultParagraphFont"/>
    <w:rsid w:val="004F4145"/>
  </w:style>
  <w:style w:type="character" w:styleId="UnresolvedMention">
    <w:name w:val="Unresolved Mention"/>
    <w:basedOn w:val="DefaultParagraphFont"/>
    <w:uiPriority w:val="99"/>
    <w:semiHidden/>
    <w:unhideWhenUsed/>
    <w:rsid w:val="006B52FC"/>
    <w:rPr>
      <w:color w:val="605E5C"/>
      <w:shd w:val="clear" w:color="auto" w:fill="E1DFDD"/>
    </w:rPr>
  </w:style>
  <w:style w:type="paragraph" w:styleId="TOC6">
    <w:name w:val="toc 6"/>
    <w:basedOn w:val="Normal"/>
    <w:next w:val="Normal"/>
    <w:autoRedefine/>
    <w:uiPriority w:val="39"/>
    <w:unhideWhenUsed/>
    <w:rsid w:val="00820B05"/>
    <w:pPr>
      <w:spacing w:after="100"/>
      <w:ind w:left="1000"/>
    </w:pPr>
  </w:style>
  <w:style w:type="paragraph" w:styleId="TOC7">
    <w:name w:val="toc 7"/>
    <w:basedOn w:val="Normal"/>
    <w:next w:val="Normal"/>
    <w:autoRedefine/>
    <w:uiPriority w:val="39"/>
    <w:unhideWhenUsed/>
    <w:rsid w:val="00C40C1D"/>
    <w:pPr>
      <w:spacing w:after="100"/>
      <w:ind w:left="1200"/>
    </w:pPr>
  </w:style>
  <w:style w:type="paragraph" w:styleId="TOC8">
    <w:name w:val="toc 8"/>
    <w:basedOn w:val="Normal"/>
    <w:next w:val="Normal"/>
    <w:autoRedefine/>
    <w:uiPriority w:val="39"/>
    <w:unhideWhenUsed/>
    <w:rsid w:val="0070236A"/>
    <w:pPr>
      <w:spacing w:before="0" w:after="100" w:line="259" w:lineRule="auto"/>
      <w:ind w:left="1540"/>
    </w:pPr>
    <w:rPr>
      <w:sz w:val="22"/>
      <w:szCs w:val="22"/>
      <w:lang w:eastAsia="en-IN"/>
    </w:rPr>
  </w:style>
  <w:style w:type="paragraph" w:styleId="TOC9">
    <w:name w:val="toc 9"/>
    <w:basedOn w:val="Normal"/>
    <w:next w:val="Normal"/>
    <w:autoRedefine/>
    <w:uiPriority w:val="39"/>
    <w:unhideWhenUsed/>
    <w:rsid w:val="0070236A"/>
    <w:pPr>
      <w:spacing w:before="0" w:after="100" w:line="259" w:lineRule="auto"/>
      <w:ind w:left="1760"/>
    </w:pPr>
    <w:rPr>
      <w:sz w:val="22"/>
      <w:szCs w:val="22"/>
      <w:lang w:eastAsia="en-IN"/>
    </w:rPr>
  </w:style>
  <w:style w:type="paragraph" w:customStyle="1" w:styleId="p">
    <w:name w:val="p"/>
    <w:basedOn w:val="Normal"/>
    <w:rsid w:val="00C81227"/>
    <w:pPr>
      <w:spacing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E5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caption-text">
    <w:name w:val="wp-caption-text"/>
    <w:basedOn w:val="Normal"/>
    <w:rsid w:val="00EE5981"/>
    <w:pPr>
      <w:spacing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m">
    <w:name w:val="jm"/>
    <w:basedOn w:val="Normal"/>
    <w:rsid w:val="00B8744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1638">
      <w:bodyDiv w:val="1"/>
      <w:marLeft w:val="0"/>
      <w:marRight w:val="0"/>
      <w:marTop w:val="0"/>
      <w:marBottom w:val="0"/>
      <w:divBdr>
        <w:top w:val="none" w:sz="0" w:space="0" w:color="auto"/>
        <w:left w:val="none" w:sz="0" w:space="0" w:color="auto"/>
        <w:bottom w:val="none" w:sz="0" w:space="0" w:color="auto"/>
        <w:right w:val="none" w:sz="0" w:space="0" w:color="auto"/>
      </w:divBdr>
      <w:divsChild>
        <w:div w:id="50278014">
          <w:marLeft w:val="0"/>
          <w:marRight w:val="0"/>
          <w:marTop w:val="0"/>
          <w:marBottom w:val="0"/>
          <w:divBdr>
            <w:top w:val="none" w:sz="0" w:space="0" w:color="auto"/>
            <w:left w:val="none" w:sz="0" w:space="0" w:color="auto"/>
            <w:bottom w:val="none" w:sz="0" w:space="0" w:color="auto"/>
            <w:right w:val="none" w:sz="0" w:space="0" w:color="auto"/>
          </w:divBdr>
          <w:divsChild>
            <w:div w:id="1750225962">
              <w:marLeft w:val="0"/>
              <w:marRight w:val="0"/>
              <w:marTop w:val="0"/>
              <w:marBottom w:val="0"/>
              <w:divBdr>
                <w:top w:val="none" w:sz="0" w:space="0" w:color="auto"/>
                <w:left w:val="none" w:sz="0" w:space="0" w:color="auto"/>
                <w:bottom w:val="none" w:sz="0" w:space="0" w:color="auto"/>
                <w:right w:val="none" w:sz="0" w:space="0" w:color="auto"/>
              </w:divBdr>
              <w:divsChild>
                <w:div w:id="1067652944">
                  <w:marLeft w:val="0"/>
                  <w:marRight w:val="0"/>
                  <w:marTop w:val="100"/>
                  <w:marBottom w:val="100"/>
                  <w:divBdr>
                    <w:top w:val="none" w:sz="0" w:space="0" w:color="auto"/>
                    <w:left w:val="none" w:sz="0" w:space="0" w:color="auto"/>
                    <w:bottom w:val="none" w:sz="0" w:space="0" w:color="auto"/>
                    <w:right w:val="none" w:sz="0" w:space="0" w:color="auto"/>
                  </w:divBdr>
                  <w:divsChild>
                    <w:div w:id="258830432">
                      <w:marLeft w:val="0"/>
                      <w:marRight w:val="0"/>
                      <w:marTop w:val="0"/>
                      <w:marBottom w:val="0"/>
                      <w:divBdr>
                        <w:top w:val="none" w:sz="0" w:space="0" w:color="auto"/>
                        <w:left w:val="none" w:sz="0" w:space="0" w:color="auto"/>
                        <w:bottom w:val="none" w:sz="0" w:space="0" w:color="auto"/>
                        <w:right w:val="none" w:sz="0" w:space="0" w:color="auto"/>
                      </w:divBdr>
                      <w:divsChild>
                        <w:div w:id="12720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463995">
          <w:marLeft w:val="0"/>
          <w:marRight w:val="0"/>
          <w:marTop w:val="0"/>
          <w:marBottom w:val="0"/>
          <w:divBdr>
            <w:top w:val="none" w:sz="0" w:space="0" w:color="auto"/>
            <w:left w:val="none" w:sz="0" w:space="0" w:color="auto"/>
            <w:bottom w:val="none" w:sz="0" w:space="0" w:color="auto"/>
            <w:right w:val="none" w:sz="0" w:space="0" w:color="auto"/>
          </w:divBdr>
          <w:divsChild>
            <w:div w:id="1598631803">
              <w:marLeft w:val="0"/>
              <w:marRight w:val="0"/>
              <w:marTop w:val="0"/>
              <w:marBottom w:val="0"/>
              <w:divBdr>
                <w:top w:val="none" w:sz="0" w:space="0" w:color="auto"/>
                <w:left w:val="none" w:sz="0" w:space="0" w:color="auto"/>
                <w:bottom w:val="none" w:sz="0" w:space="0" w:color="auto"/>
                <w:right w:val="none" w:sz="0" w:space="0" w:color="auto"/>
              </w:divBdr>
              <w:divsChild>
                <w:div w:id="1689797162">
                  <w:marLeft w:val="0"/>
                  <w:marRight w:val="0"/>
                  <w:marTop w:val="100"/>
                  <w:marBottom w:val="100"/>
                  <w:divBdr>
                    <w:top w:val="none" w:sz="0" w:space="0" w:color="auto"/>
                    <w:left w:val="none" w:sz="0" w:space="0" w:color="auto"/>
                    <w:bottom w:val="none" w:sz="0" w:space="0" w:color="auto"/>
                    <w:right w:val="none" w:sz="0" w:space="0" w:color="auto"/>
                  </w:divBdr>
                  <w:divsChild>
                    <w:div w:id="627509932">
                      <w:marLeft w:val="0"/>
                      <w:marRight w:val="0"/>
                      <w:marTop w:val="0"/>
                      <w:marBottom w:val="0"/>
                      <w:divBdr>
                        <w:top w:val="none" w:sz="0" w:space="0" w:color="auto"/>
                        <w:left w:val="none" w:sz="0" w:space="0" w:color="auto"/>
                        <w:bottom w:val="none" w:sz="0" w:space="0" w:color="auto"/>
                        <w:right w:val="none" w:sz="0" w:space="0" w:color="auto"/>
                      </w:divBdr>
                      <w:divsChild>
                        <w:div w:id="3198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83568">
          <w:marLeft w:val="0"/>
          <w:marRight w:val="0"/>
          <w:marTop w:val="0"/>
          <w:marBottom w:val="0"/>
          <w:divBdr>
            <w:top w:val="none" w:sz="0" w:space="0" w:color="auto"/>
            <w:left w:val="none" w:sz="0" w:space="0" w:color="auto"/>
            <w:bottom w:val="none" w:sz="0" w:space="0" w:color="auto"/>
            <w:right w:val="none" w:sz="0" w:space="0" w:color="auto"/>
          </w:divBdr>
          <w:divsChild>
            <w:div w:id="327753755">
              <w:marLeft w:val="0"/>
              <w:marRight w:val="0"/>
              <w:marTop w:val="100"/>
              <w:marBottom w:val="100"/>
              <w:divBdr>
                <w:top w:val="none" w:sz="0" w:space="0" w:color="auto"/>
                <w:left w:val="none" w:sz="0" w:space="0" w:color="auto"/>
                <w:bottom w:val="none" w:sz="0" w:space="0" w:color="auto"/>
                <w:right w:val="none" w:sz="0" w:space="0" w:color="auto"/>
              </w:divBdr>
              <w:divsChild>
                <w:div w:id="2129348530">
                  <w:marLeft w:val="0"/>
                  <w:marRight w:val="0"/>
                  <w:marTop w:val="0"/>
                  <w:marBottom w:val="0"/>
                  <w:divBdr>
                    <w:top w:val="none" w:sz="0" w:space="0" w:color="auto"/>
                    <w:left w:val="none" w:sz="0" w:space="0" w:color="auto"/>
                    <w:bottom w:val="none" w:sz="0" w:space="0" w:color="auto"/>
                    <w:right w:val="none" w:sz="0" w:space="0" w:color="auto"/>
                  </w:divBdr>
                  <w:divsChild>
                    <w:div w:id="16475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01885">
          <w:marLeft w:val="0"/>
          <w:marRight w:val="0"/>
          <w:marTop w:val="0"/>
          <w:marBottom w:val="0"/>
          <w:divBdr>
            <w:top w:val="none" w:sz="0" w:space="0" w:color="auto"/>
            <w:left w:val="none" w:sz="0" w:space="0" w:color="auto"/>
            <w:bottom w:val="none" w:sz="0" w:space="0" w:color="auto"/>
            <w:right w:val="none" w:sz="0" w:space="0" w:color="auto"/>
          </w:divBdr>
          <w:divsChild>
            <w:div w:id="603617682">
              <w:marLeft w:val="0"/>
              <w:marRight w:val="0"/>
              <w:marTop w:val="0"/>
              <w:marBottom w:val="0"/>
              <w:divBdr>
                <w:top w:val="none" w:sz="0" w:space="0" w:color="auto"/>
                <w:left w:val="none" w:sz="0" w:space="0" w:color="auto"/>
                <w:bottom w:val="none" w:sz="0" w:space="0" w:color="auto"/>
                <w:right w:val="none" w:sz="0" w:space="0" w:color="auto"/>
              </w:divBdr>
              <w:divsChild>
                <w:div w:id="1928882247">
                  <w:marLeft w:val="0"/>
                  <w:marRight w:val="0"/>
                  <w:marTop w:val="100"/>
                  <w:marBottom w:val="100"/>
                  <w:divBdr>
                    <w:top w:val="none" w:sz="0" w:space="0" w:color="auto"/>
                    <w:left w:val="none" w:sz="0" w:space="0" w:color="auto"/>
                    <w:bottom w:val="none" w:sz="0" w:space="0" w:color="auto"/>
                    <w:right w:val="none" w:sz="0" w:space="0" w:color="auto"/>
                  </w:divBdr>
                  <w:divsChild>
                    <w:div w:id="1825703099">
                      <w:marLeft w:val="0"/>
                      <w:marRight w:val="0"/>
                      <w:marTop w:val="0"/>
                      <w:marBottom w:val="0"/>
                      <w:divBdr>
                        <w:top w:val="none" w:sz="0" w:space="0" w:color="auto"/>
                        <w:left w:val="none" w:sz="0" w:space="0" w:color="auto"/>
                        <w:bottom w:val="none" w:sz="0" w:space="0" w:color="auto"/>
                        <w:right w:val="none" w:sz="0" w:space="0" w:color="auto"/>
                      </w:divBdr>
                      <w:divsChild>
                        <w:div w:id="13619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93289">
      <w:bodyDiv w:val="1"/>
      <w:marLeft w:val="0"/>
      <w:marRight w:val="0"/>
      <w:marTop w:val="0"/>
      <w:marBottom w:val="0"/>
      <w:divBdr>
        <w:top w:val="none" w:sz="0" w:space="0" w:color="auto"/>
        <w:left w:val="none" w:sz="0" w:space="0" w:color="auto"/>
        <w:bottom w:val="none" w:sz="0" w:space="0" w:color="auto"/>
        <w:right w:val="none" w:sz="0" w:space="0" w:color="auto"/>
      </w:divBdr>
    </w:div>
    <w:div w:id="56632672">
      <w:bodyDiv w:val="1"/>
      <w:marLeft w:val="0"/>
      <w:marRight w:val="0"/>
      <w:marTop w:val="0"/>
      <w:marBottom w:val="0"/>
      <w:divBdr>
        <w:top w:val="none" w:sz="0" w:space="0" w:color="auto"/>
        <w:left w:val="none" w:sz="0" w:space="0" w:color="auto"/>
        <w:bottom w:val="none" w:sz="0" w:space="0" w:color="auto"/>
        <w:right w:val="none" w:sz="0" w:space="0" w:color="auto"/>
      </w:divBdr>
    </w:div>
    <w:div w:id="65806630">
      <w:bodyDiv w:val="1"/>
      <w:marLeft w:val="0"/>
      <w:marRight w:val="0"/>
      <w:marTop w:val="0"/>
      <w:marBottom w:val="0"/>
      <w:divBdr>
        <w:top w:val="none" w:sz="0" w:space="0" w:color="auto"/>
        <w:left w:val="none" w:sz="0" w:space="0" w:color="auto"/>
        <w:bottom w:val="none" w:sz="0" w:space="0" w:color="auto"/>
        <w:right w:val="none" w:sz="0" w:space="0" w:color="auto"/>
      </w:divBdr>
    </w:div>
    <w:div w:id="76438520">
      <w:bodyDiv w:val="1"/>
      <w:marLeft w:val="0"/>
      <w:marRight w:val="0"/>
      <w:marTop w:val="0"/>
      <w:marBottom w:val="0"/>
      <w:divBdr>
        <w:top w:val="none" w:sz="0" w:space="0" w:color="auto"/>
        <w:left w:val="none" w:sz="0" w:space="0" w:color="auto"/>
        <w:bottom w:val="none" w:sz="0" w:space="0" w:color="auto"/>
        <w:right w:val="none" w:sz="0" w:space="0" w:color="auto"/>
      </w:divBdr>
    </w:div>
    <w:div w:id="87779747">
      <w:bodyDiv w:val="1"/>
      <w:marLeft w:val="0"/>
      <w:marRight w:val="0"/>
      <w:marTop w:val="0"/>
      <w:marBottom w:val="0"/>
      <w:divBdr>
        <w:top w:val="none" w:sz="0" w:space="0" w:color="auto"/>
        <w:left w:val="none" w:sz="0" w:space="0" w:color="auto"/>
        <w:bottom w:val="none" w:sz="0" w:space="0" w:color="auto"/>
        <w:right w:val="none" w:sz="0" w:space="0" w:color="auto"/>
      </w:divBdr>
    </w:div>
    <w:div w:id="93403031">
      <w:bodyDiv w:val="1"/>
      <w:marLeft w:val="0"/>
      <w:marRight w:val="0"/>
      <w:marTop w:val="0"/>
      <w:marBottom w:val="0"/>
      <w:divBdr>
        <w:top w:val="none" w:sz="0" w:space="0" w:color="auto"/>
        <w:left w:val="none" w:sz="0" w:space="0" w:color="auto"/>
        <w:bottom w:val="none" w:sz="0" w:space="0" w:color="auto"/>
        <w:right w:val="none" w:sz="0" w:space="0" w:color="auto"/>
      </w:divBdr>
    </w:div>
    <w:div w:id="114719720">
      <w:bodyDiv w:val="1"/>
      <w:marLeft w:val="0"/>
      <w:marRight w:val="0"/>
      <w:marTop w:val="0"/>
      <w:marBottom w:val="0"/>
      <w:divBdr>
        <w:top w:val="none" w:sz="0" w:space="0" w:color="auto"/>
        <w:left w:val="none" w:sz="0" w:space="0" w:color="auto"/>
        <w:bottom w:val="none" w:sz="0" w:space="0" w:color="auto"/>
        <w:right w:val="none" w:sz="0" w:space="0" w:color="auto"/>
      </w:divBdr>
      <w:divsChild>
        <w:div w:id="304511860">
          <w:marLeft w:val="0"/>
          <w:marRight w:val="0"/>
          <w:marTop w:val="0"/>
          <w:marBottom w:val="0"/>
          <w:divBdr>
            <w:top w:val="none" w:sz="0" w:space="0" w:color="auto"/>
            <w:left w:val="none" w:sz="0" w:space="0" w:color="auto"/>
            <w:bottom w:val="none" w:sz="0" w:space="0" w:color="auto"/>
            <w:right w:val="none" w:sz="0" w:space="0" w:color="auto"/>
          </w:divBdr>
        </w:div>
        <w:div w:id="761754892">
          <w:marLeft w:val="0"/>
          <w:marRight w:val="0"/>
          <w:marTop w:val="0"/>
          <w:marBottom w:val="0"/>
          <w:divBdr>
            <w:top w:val="none" w:sz="0" w:space="0" w:color="auto"/>
            <w:left w:val="none" w:sz="0" w:space="0" w:color="auto"/>
            <w:bottom w:val="none" w:sz="0" w:space="0" w:color="auto"/>
            <w:right w:val="none" w:sz="0" w:space="0" w:color="auto"/>
          </w:divBdr>
        </w:div>
        <w:div w:id="1840802106">
          <w:marLeft w:val="0"/>
          <w:marRight w:val="0"/>
          <w:marTop w:val="0"/>
          <w:marBottom w:val="0"/>
          <w:divBdr>
            <w:top w:val="none" w:sz="0" w:space="0" w:color="auto"/>
            <w:left w:val="none" w:sz="0" w:space="0" w:color="auto"/>
            <w:bottom w:val="none" w:sz="0" w:space="0" w:color="auto"/>
            <w:right w:val="none" w:sz="0" w:space="0" w:color="auto"/>
          </w:divBdr>
        </w:div>
      </w:divsChild>
    </w:div>
    <w:div w:id="119425572">
      <w:bodyDiv w:val="1"/>
      <w:marLeft w:val="0"/>
      <w:marRight w:val="0"/>
      <w:marTop w:val="0"/>
      <w:marBottom w:val="0"/>
      <w:divBdr>
        <w:top w:val="none" w:sz="0" w:space="0" w:color="auto"/>
        <w:left w:val="none" w:sz="0" w:space="0" w:color="auto"/>
        <w:bottom w:val="none" w:sz="0" w:space="0" w:color="auto"/>
        <w:right w:val="none" w:sz="0" w:space="0" w:color="auto"/>
      </w:divBdr>
    </w:div>
    <w:div w:id="125634016">
      <w:bodyDiv w:val="1"/>
      <w:marLeft w:val="0"/>
      <w:marRight w:val="0"/>
      <w:marTop w:val="0"/>
      <w:marBottom w:val="0"/>
      <w:divBdr>
        <w:top w:val="none" w:sz="0" w:space="0" w:color="auto"/>
        <w:left w:val="none" w:sz="0" w:space="0" w:color="auto"/>
        <w:bottom w:val="none" w:sz="0" w:space="0" w:color="auto"/>
        <w:right w:val="none" w:sz="0" w:space="0" w:color="auto"/>
      </w:divBdr>
    </w:div>
    <w:div w:id="130245488">
      <w:bodyDiv w:val="1"/>
      <w:marLeft w:val="0"/>
      <w:marRight w:val="0"/>
      <w:marTop w:val="0"/>
      <w:marBottom w:val="0"/>
      <w:divBdr>
        <w:top w:val="none" w:sz="0" w:space="0" w:color="auto"/>
        <w:left w:val="none" w:sz="0" w:space="0" w:color="auto"/>
        <w:bottom w:val="none" w:sz="0" w:space="0" w:color="auto"/>
        <w:right w:val="none" w:sz="0" w:space="0" w:color="auto"/>
      </w:divBdr>
    </w:div>
    <w:div w:id="146751333">
      <w:bodyDiv w:val="1"/>
      <w:marLeft w:val="0"/>
      <w:marRight w:val="0"/>
      <w:marTop w:val="0"/>
      <w:marBottom w:val="0"/>
      <w:divBdr>
        <w:top w:val="none" w:sz="0" w:space="0" w:color="auto"/>
        <w:left w:val="none" w:sz="0" w:space="0" w:color="auto"/>
        <w:bottom w:val="none" w:sz="0" w:space="0" w:color="auto"/>
        <w:right w:val="none" w:sz="0" w:space="0" w:color="auto"/>
      </w:divBdr>
    </w:div>
    <w:div w:id="149174877">
      <w:bodyDiv w:val="1"/>
      <w:marLeft w:val="0"/>
      <w:marRight w:val="0"/>
      <w:marTop w:val="0"/>
      <w:marBottom w:val="0"/>
      <w:divBdr>
        <w:top w:val="none" w:sz="0" w:space="0" w:color="auto"/>
        <w:left w:val="none" w:sz="0" w:space="0" w:color="auto"/>
        <w:bottom w:val="none" w:sz="0" w:space="0" w:color="auto"/>
        <w:right w:val="none" w:sz="0" w:space="0" w:color="auto"/>
      </w:divBdr>
    </w:div>
    <w:div w:id="159124787">
      <w:bodyDiv w:val="1"/>
      <w:marLeft w:val="0"/>
      <w:marRight w:val="0"/>
      <w:marTop w:val="0"/>
      <w:marBottom w:val="0"/>
      <w:divBdr>
        <w:top w:val="none" w:sz="0" w:space="0" w:color="auto"/>
        <w:left w:val="none" w:sz="0" w:space="0" w:color="auto"/>
        <w:bottom w:val="none" w:sz="0" w:space="0" w:color="auto"/>
        <w:right w:val="none" w:sz="0" w:space="0" w:color="auto"/>
      </w:divBdr>
    </w:div>
    <w:div w:id="159851120">
      <w:bodyDiv w:val="1"/>
      <w:marLeft w:val="0"/>
      <w:marRight w:val="0"/>
      <w:marTop w:val="0"/>
      <w:marBottom w:val="0"/>
      <w:divBdr>
        <w:top w:val="none" w:sz="0" w:space="0" w:color="auto"/>
        <w:left w:val="none" w:sz="0" w:space="0" w:color="auto"/>
        <w:bottom w:val="none" w:sz="0" w:space="0" w:color="auto"/>
        <w:right w:val="none" w:sz="0" w:space="0" w:color="auto"/>
      </w:divBdr>
    </w:div>
    <w:div w:id="183323869">
      <w:bodyDiv w:val="1"/>
      <w:marLeft w:val="0"/>
      <w:marRight w:val="0"/>
      <w:marTop w:val="0"/>
      <w:marBottom w:val="0"/>
      <w:divBdr>
        <w:top w:val="none" w:sz="0" w:space="0" w:color="auto"/>
        <w:left w:val="none" w:sz="0" w:space="0" w:color="auto"/>
        <w:bottom w:val="none" w:sz="0" w:space="0" w:color="auto"/>
        <w:right w:val="none" w:sz="0" w:space="0" w:color="auto"/>
      </w:divBdr>
    </w:div>
    <w:div w:id="224294384">
      <w:bodyDiv w:val="1"/>
      <w:marLeft w:val="0"/>
      <w:marRight w:val="0"/>
      <w:marTop w:val="0"/>
      <w:marBottom w:val="0"/>
      <w:divBdr>
        <w:top w:val="none" w:sz="0" w:space="0" w:color="auto"/>
        <w:left w:val="none" w:sz="0" w:space="0" w:color="auto"/>
        <w:bottom w:val="none" w:sz="0" w:space="0" w:color="auto"/>
        <w:right w:val="none" w:sz="0" w:space="0" w:color="auto"/>
      </w:divBdr>
      <w:divsChild>
        <w:div w:id="361712617">
          <w:marLeft w:val="0"/>
          <w:marRight w:val="0"/>
          <w:marTop w:val="0"/>
          <w:marBottom w:val="0"/>
          <w:divBdr>
            <w:top w:val="none" w:sz="0" w:space="0" w:color="auto"/>
            <w:left w:val="none" w:sz="0" w:space="0" w:color="auto"/>
            <w:bottom w:val="none" w:sz="0" w:space="0" w:color="auto"/>
            <w:right w:val="none" w:sz="0" w:space="0" w:color="auto"/>
          </w:divBdr>
        </w:div>
        <w:div w:id="1318261367">
          <w:marLeft w:val="0"/>
          <w:marRight w:val="0"/>
          <w:marTop w:val="0"/>
          <w:marBottom w:val="0"/>
          <w:divBdr>
            <w:top w:val="none" w:sz="0" w:space="0" w:color="auto"/>
            <w:left w:val="none" w:sz="0" w:space="0" w:color="auto"/>
            <w:bottom w:val="none" w:sz="0" w:space="0" w:color="auto"/>
            <w:right w:val="none" w:sz="0" w:space="0" w:color="auto"/>
          </w:divBdr>
        </w:div>
        <w:div w:id="1665695122">
          <w:marLeft w:val="0"/>
          <w:marRight w:val="0"/>
          <w:marTop w:val="0"/>
          <w:marBottom w:val="0"/>
          <w:divBdr>
            <w:top w:val="none" w:sz="0" w:space="0" w:color="auto"/>
            <w:left w:val="none" w:sz="0" w:space="0" w:color="auto"/>
            <w:bottom w:val="none" w:sz="0" w:space="0" w:color="auto"/>
            <w:right w:val="none" w:sz="0" w:space="0" w:color="auto"/>
          </w:divBdr>
        </w:div>
        <w:div w:id="2032026406">
          <w:marLeft w:val="0"/>
          <w:marRight w:val="0"/>
          <w:marTop w:val="0"/>
          <w:marBottom w:val="0"/>
          <w:divBdr>
            <w:top w:val="none" w:sz="0" w:space="0" w:color="auto"/>
            <w:left w:val="none" w:sz="0" w:space="0" w:color="auto"/>
            <w:bottom w:val="none" w:sz="0" w:space="0" w:color="auto"/>
            <w:right w:val="none" w:sz="0" w:space="0" w:color="auto"/>
          </w:divBdr>
        </w:div>
        <w:div w:id="335577010">
          <w:marLeft w:val="0"/>
          <w:marRight w:val="0"/>
          <w:marTop w:val="0"/>
          <w:marBottom w:val="0"/>
          <w:divBdr>
            <w:top w:val="none" w:sz="0" w:space="0" w:color="auto"/>
            <w:left w:val="none" w:sz="0" w:space="0" w:color="auto"/>
            <w:bottom w:val="none" w:sz="0" w:space="0" w:color="auto"/>
            <w:right w:val="none" w:sz="0" w:space="0" w:color="auto"/>
          </w:divBdr>
        </w:div>
        <w:div w:id="2085762559">
          <w:marLeft w:val="0"/>
          <w:marRight w:val="0"/>
          <w:marTop w:val="0"/>
          <w:marBottom w:val="0"/>
          <w:divBdr>
            <w:top w:val="none" w:sz="0" w:space="0" w:color="auto"/>
            <w:left w:val="none" w:sz="0" w:space="0" w:color="auto"/>
            <w:bottom w:val="none" w:sz="0" w:space="0" w:color="auto"/>
            <w:right w:val="none" w:sz="0" w:space="0" w:color="auto"/>
          </w:divBdr>
        </w:div>
        <w:div w:id="114569128">
          <w:marLeft w:val="0"/>
          <w:marRight w:val="0"/>
          <w:marTop w:val="0"/>
          <w:marBottom w:val="0"/>
          <w:divBdr>
            <w:top w:val="none" w:sz="0" w:space="0" w:color="auto"/>
            <w:left w:val="none" w:sz="0" w:space="0" w:color="auto"/>
            <w:bottom w:val="none" w:sz="0" w:space="0" w:color="auto"/>
            <w:right w:val="none" w:sz="0" w:space="0" w:color="auto"/>
          </w:divBdr>
        </w:div>
        <w:div w:id="1189248190">
          <w:marLeft w:val="0"/>
          <w:marRight w:val="0"/>
          <w:marTop w:val="0"/>
          <w:marBottom w:val="0"/>
          <w:divBdr>
            <w:top w:val="none" w:sz="0" w:space="0" w:color="auto"/>
            <w:left w:val="none" w:sz="0" w:space="0" w:color="auto"/>
            <w:bottom w:val="none" w:sz="0" w:space="0" w:color="auto"/>
            <w:right w:val="none" w:sz="0" w:space="0" w:color="auto"/>
          </w:divBdr>
        </w:div>
        <w:div w:id="1029262838">
          <w:marLeft w:val="0"/>
          <w:marRight w:val="0"/>
          <w:marTop w:val="0"/>
          <w:marBottom w:val="0"/>
          <w:divBdr>
            <w:top w:val="none" w:sz="0" w:space="0" w:color="auto"/>
            <w:left w:val="none" w:sz="0" w:space="0" w:color="auto"/>
            <w:bottom w:val="none" w:sz="0" w:space="0" w:color="auto"/>
            <w:right w:val="none" w:sz="0" w:space="0" w:color="auto"/>
          </w:divBdr>
        </w:div>
        <w:div w:id="34500840">
          <w:marLeft w:val="0"/>
          <w:marRight w:val="0"/>
          <w:marTop w:val="0"/>
          <w:marBottom w:val="0"/>
          <w:divBdr>
            <w:top w:val="none" w:sz="0" w:space="0" w:color="auto"/>
            <w:left w:val="none" w:sz="0" w:space="0" w:color="auto"/>
            <w:bottom w:val="none" w:sz="0" w:space="0" w:color="auto"/>
            <w:right w:val="none" w:sz="0" w:space="0" w:color="auto"/>
          </w:divBdr>
        </w:div>
        <w:div w:id="481964377">
          <w:marLeft w:val="0"/>
          <w:marRight w:val="0"/>
          <w:marTop w:val="0"/>
          <w:marBottom w:val="0"/>
          <w:divBdr>
            <w:top w:val="none" w:sz="0" w:space="0" w:color="auto"/>
            <w:left w:val="none" w:sz="0" w:space="0" w:color="auto"/>
            <w:bottom w:val="none" w:sz="0" w:space="0" w:color="auto"/>
            <w:right w:val="none" w:sz="0" w:space="0" w:color="auto"/>
          </w:divBdr>
        </w:div>
        <w:div w:id="665288364">
          <w:marLeft w:val="0"/>
          <w:marRight w:val="0"/>
          <w:marTop w:val="0"/>
          <w:marBottom w:val="0"/>
          <w:divBdr>
            <w:top w:val="none" w:sz="0" w:space="0" w:color="auto"/>
            <w:left w:val="none" w:sz="0" w:space="0" w:color="auto"/>
            <w:bottom w:val="none" w:sz="0" w:space="0" w:color="auto"/>
            <w:right w:val="none" w:sz="0" w:space="0" w:color="auto"/>
          </w:divBdr>
        </w:div>
        <w:div w:id="1182668940">
          <w:marLeft w:val="0"/>
          <w:marRight w:val="0"/>
          <w:marTop w:val="0"/>
          <w:marBottom w:val="0"/>
          <w:divBdr>
            <w:top w:val="none" w:sz="0" w:space="0" w:color="auto"/>
            <w:left w:val="none" w:sz="0" w:space="0" w:color="auto"/>
            <w:bottom w:val="none" w:sz="0" w:space="0" w:color="auto"/>
            <w:right w:val="none" w:sz="0" w:space="0" w:color="auto"/>
          </w:divBdr>
        </w:div>
        <w:div w:id="1093743297">
          <w:marLeft w:val="0"/>
          <w:marRight w:val="0"/>
          <w:marTop w:val="0"/>
          <w:marBottom w:val="0"/>
          <w:divBdr>
            <w:top w:val="none" w:sz="0" w:space="0" w:color="auto"/>
            <w:left w:val="none" w:sz="0" w:space="0" w:color="auto"/>
            <w:bottom w:val="none" w:sz="0" w:space="0" w:color="auto"/>
            <w:right w:val="none" w:sz="0" w:space="0" w:color="auto"/>
          </w:divBdr>
        </w:div>
        <w:div w:id="830144558">
          <w:marLeft w:val="0"/>
          <w:marRight w:val="0"/>
          <w:marTop w:val="0"/>
          <w:marBottom w:val="0"/>
          <w:divBdr>
            <w:top w:val="none" w:sz="0" w:space="0" w:color="auto"/>
            <w:left w:val="none" w:sz="0" w:space="0" w:color="auto"/>
            <w:bottom w:val="none" w:sz="0" w:space="0" w:color="auto"/>
            <w:right w:val="none" w:sz="0" w:space="0" w:color="auto"/>
          </w:divBdr>
        </w:div>
        <w:div w:id="2026051266">
          <w:marLeft w:val="0"/>
          <w:marRight w:val="0"/>
          <w:marTop w:val="0"/>
          <w:marBottom w:val="0"/>
          <w:divBdr>
            <w:top w:val="none" w:sz="0" w:space="0" w:color="auto"/>
            <w:left w:val="none" w:sz="0" w:space="0" w:color="auto"/>
            <w:bottom w:val="none" w:sz="0" w:space="0" w:color="auto"/>
            <w:right w:val="none" w:sz="0" w:space="0" w:color="auto"/>
          </w:divBdr>
        </w:div>
        <w:div w:id="275214393">
          <w:marLeft w:val="0"/>
          <w:marRight w:val="0"/>
          <w:marTop w:val="0"/>
          <w:marBottom w:val="0"/>
          <w:divBdr>
            <w:top w:val="none" w:sz="0" w:space="0" w:color="auto"/>
            <w:left w:val="none" w:sz="0" w:space="0" w:color="auto"/>
            <w:bottom w:val="none" w:sz="0" w:space="0" w:color="auto"/>
            <w:right w:val="none" w:sz="0" w:space="0" w:color="auto"/>
          </w:divBdr>
        </w:div>
        <w:div w:id="1564635532">
          <w:marLeft w:val="0"/>
          <w:marRight w:val="0"/>
          <w:marTop w:val="0"/>
          <w:marBottom w:val="0"/>
          <w:divBdr>
            <w:top w:val="none" w:sz="0" w:space="0" w:color="auto"/>
            <w:left w:val="none" w:sz="0" w:space="0" w:color="auto"/>
            <w:bottom w:val="none" w:sz="0" w:space="0" w:color="auto"/>
            <w:right w:val="none" w:sz="0" w:space="0" w:color="auto"/>
          </w:divBdr>
        </w:div>
        <w:div w:id="1122458620">
          <w:marLeft w:val="0"/>
          <w:marRight w:val="0"/>
          <w:marTop w:val="0"/>
          <w:marBottom w:val="0"/>
          <w:divBdr>
            <w:top w:val="none" w:sz="0" w:space="0" w:color="auto"/>
            <w:left w:val="none" w:sz="0" w:space="0" w:color="auto"/>
            <w:bottom w:val="none" w:sz="0" w:space="0" w:color="auto"/>
            <w:right w:val="none" w:sz="0" w:space="0" w:color="auto"/>
          </w:divBdr>
        </w:div>
        <w:div w:id="1833182484">
          <w:marLeft w:val="0"/>
          <w:marRight w:val="0"/>
          <w:marTop w:val="0"/>
          <w:marBottom w:val="0"/>
          <w:divBdr>
            <w:top w:val="none" w:sz="0" w:space="0" w:color="auto"/>
            <w:left w:val="none" w:sz="0" w:space="0" w:color="auto"/>
            <w:bottom w:val="none" w:sz="0" w:space="0" w:color="auto"/>
            <w:right w:val="none" w:sz="0" w:space="0" w:color="auto"/>
          </w:divBdr>
        </w:div>
      </w:divsChild>
    </w:div>
    <w:div w:id="227233868">
      <w:bodyDiv w:val="1"/>
      <w:marLeft w:val="0"/>
      <w:marRight w:val="0"/>
      <w:marTop w:val="0"/>
      <w:marBottom w:val="0"/>
      <w:divBdr>
        <w:top w:val="none" w:sz="0" w:space="0" w:color="auto"/>
        <w:left w:val="none" w:sz="0" w:space="0" w:color="auto"/>
        <w:bottom w:val="none" w:sz="0" w:space="0" w:color="auto"/>
        <w:right w:val="none" w:sz="0" w:space="0" w:color="auto"/>
      </w:divBdr>
      <w:divsChild>
        <w:div w:id="1038050074">
          <w:marLeft w:val="0"/>
          <w:marRight w:val="0"/>
          <w:marTop w:val="0"/>
          <w:marBottom w:val="0"/>
          <w:divBdr>
            <w:top w:val="none" w:sz="0" w:space="0" w:color="auto"/>
            <w:left w:val="none" w:sz="0" w:space="0" w:color="auto"/>
            <w:bottom w:val="none" w:sz="0" w:space="0" w:color="auto"/>
            <w:right w:val="none" w:sz="0" w:space="0" w:color="auto"/>
          </w:divBdr>
        </w:div>
      </w:divsChild>
    </w:div>
    <w:div w:id="236134513">
      <w:bodyDiv w:val="1"/>
      <w:marLeft w:val="0"/>
      <w:marRight w:val="0"/>
      <w:marTop w:val="0"/>
      <w:marBottom w:val="0"/>
      <w:divBdr>
        <w:top w:val="none" w:sz="0" w:space="0" w:color="auto"/>
        <w:left w:val="none" w:sz="0" w:space="0" w:color="auto"/>
        <w:bottom w:val="none" w:sz="0" w:space="0" w:color="auto"/>
        <w:right w:val="none" w:sz="0" w:space="0" w:color="auto"/>
      </w:divBdr>
    </w:div>
    <w:div w:id="243999283">
      <w:bodyDiv w:val="1"/>
      <w:marLeft w:val="0"/>
      <w:marRight w:val="0"/>
      <w:marTop w:val="0"/>
      <w:marBottom w:val="0"/>
      <w:divBdr>
        <w:top w:val="none" w:sz="0" w:space="0" w:color="auto"/>
        <w:left w:val="none" w:sz="0" w:space="0" w:color="auto"/>
        <w:bottom w:val="none" w:sz="0" w:space="0" w:color="auto"/>
        <w:right w:val="none" w:sz="0" w:space="0" w:color="auto"/>
      </w:divBdr>
    </w:div>
    <w:div w:id="245039910">
      <w:bodyDiv w:val="1"/>
      <w:marLeft w:val="0"/>
      <w:marRight w:val="0"/>
      <w:marTop w:val="0"/>
      <w:marBottom w:val="0"/>
      <w:divBdr>
        <w:top w:val="none" w:sz="0" w:space="0" w:color="auto"/>
        <w:left w:val="none" w:sz="0" w:space="0" w:color="auto"/>
        <w:bottom w:val="none" w:sz="0" w:space="0" w:color="auto"/>
        <w:right w:val="none" w:sz="0" w:space="0" w:color="auto"/>
      </w:divBdr>
      <w:divsChild>
        <w:div w:id="685978575">
          <w:marLeft w:val="0"/>
          <w:marRight w:val="0"/>
          <w:marTop w:val="0"/>
          <w:marBottom w:val="0"/>
          <w:divBdr>
            <w:top w:val="none" w:sz="0" w:space="0" w:color="auto"/>
            <w:left w:val="none" w:sz="0" w:space="0" w:color="auto"/>
            <w:bottom w:val="none" w:sz="0" w:space="0" w:color="auto"/>
            <w:right w:val="none" w:sz="0" w:space="0" w:color="auto"/>
          </w:divBdr>
        </w:div>
        <w:div w:id="351077363">
          <w:marLeft w:val="0"/>
          <w:marRight w:val="0"/>
          <w:marTop w:val="0"/>
          <w:marBottom w:val="0"/>
          <w:divBdr>
            <w:top w:val="none" w:sz="0" w:space="0" w:color="auto"/>
            <w:left w:val="none" w:sz="0" w:space="0" w:color="auto"/>
            <w:bottom w:val="none" w:sz="0" w:space="0" w:color="auto"/>
            <w:right w:val="none" w:sz="0" w:space="0" w:color="auto"/>
          </w:divBdr>
        </w:div>
        <w:div w:id="1999259339">
          <w:marLeft w:val="0"/>
          <w:marRight w:val="0"/>
          <w:marTop w:val="0"/>
          <w:marBottom w:val="0"/>
          <w:divBdr>
            <w:top w:val="none" w:sz="0" w:space="0" w:color="auto"/>
            <w:left w:val="none" w:sz="0" w:space="0" w:color="auto"/>
            <w:bottom w:val="none" w:sz="0" w:space="0" w:color="auto"/>
            <w:right w:val="none" w:sz="0" w:space="0" w:color="auto"/>
          </w:divBdr>
        </w:div>
        <w:div w:id="1988973602">
          <w:marLeft w:val="0"/>
          <w:marRight w:val="0"/>
          <w:marTop w:val="0"/>
          <w:marBottom w:val="0"/>
          <w:divBdr>
            <w:top w:val="none" w:sz="0" w:space="0" w:color="auto"/>
            <w:left w:val="none" w:sz="0" w:space="0" w:color="auto"/>
            <w:bottom w:val="none" w:sz="0" w:space="0" w:color="auto"/>
            <w:right w:val="none" w:sz="0" w:space="0" w:color="auto"/>
          </w:divBdr>
        </w:div>
        <w:div w:id="1275557904">
          <w:marLeft w:val="0"/>
          <w:marRight w:val="0"/>
          <w:marTop w:val="0"/>
          <w:marBottom w:val="0"/>
          <w:divBdr>
            <w:top w:val="none" w:sz="0" w:space="0" w:color="auto"/>
            <w:left w:val="none" w:sz="0" w:space="0" w:color="auto"/>
            <w:bottom w:val="none" w:sz="0" w:space="0" w:color="auto"/>
            <w:right w:val="none" w:sz="0" w:space="0" w:color="auto"/>
          </w:divBdr>
        </w:div>
        <w:div w:id="415173707">
          <w:marLeft w:val="0"/>
          <w:marRight w:val="0"/>
          <w:marTop w:val="0"/>
          <w:marBottom w:val="0"/>
          <w:divBdr>
            <w:top w:val="none" w:sz="0" w:space="0" w:color="auto"/>
            <w:left w:val="none" w:sz="0" w:space="0" w:color="auto"/>
            <w:bottom w:val="none" w:sz="0" w:space="0" w:color="auto"/>
            <w:right w:val="none" w:sz="0" w:space="0" w:color="auto"/>
          </w:divBdr>
        </w:div>
        <w:div w:id="864363746">
          <w:marLeft w:val="0"/>
          <w:marRight w:val="0"/>
          <w:marTop w:val="0"/>
          <w:marBottom w:val="0"/>
          <w:divBdr>
            <w:top w:val="none" w:sz="0" w:space="0" w:color="auto"/>
            <w:left w:val="none" w:sz="0" w:space="0" w:color="auto"/>
            <w:bottom w:val="none" w:sz="0" w:space="0" w:color="auto"/>
            <w:right w:val="none" w:sz="0" w:space="0" w:color="auto"/>
          </w:divBdr>
        </w:div>
      </w:divsChild>
    </w:div>
    <w:div w:id="247620780">
      <w:bodyDiv w:val="1"/>
      <w:marLeft w:val="0"/>
      <w:marRight w:val="0"/>
      <w:marTop w:val="0"/>
      <w:marBottom w:val="0"/>
      <w:divBdr>
        <w:top w:val="none" w:sz="0" w:space="0" w:color="auto"/>
        <w:left w:val="none" w:sz="0" w:space="0" w:color="auto"/>
        <w:bottom w:val="none" w:sz="0" w:space="0" w:color="auto"/>
        <w:right w:val="none" w:sz="0" w:space="0" w:color="auto"/>
      </w:divBdr>
    </w:div>
    <w:div w:id="276183522">
      <w:bodyDiv w:val="1"/>
      <w:marLeft w:val="0"/>
      <w:marRight w:val="0"/>
      <w:marTop w:val="0"/>
      <w:marBottom w:val="0"/>
      <w:divBdr>
        <w:top w:val="none" w:sz="0" w:space="0" w:color="auto"/>
        <w:left w:val="none" w:sz="0" w:space="0" w:color="auto"/>
        <w:bottom w:val="none" w:sz="0" w:space="0" w:color="auto"/>
        <w:right w:val="none" w:sz="0" w:space="0" w:color="auto"/>
      </w:divBdr>
    </w:div>
    <w:div w:id="286812421">
      <w:bodyDiv w:val="1"/>
      <w:marLeft w:val="0"/>
      <w:marRight w:val="0"/>
      <w:marTop w:val="0"/>
      <w:marBottom w:val="0"/>
      <w:divBdr>
        <w:top w:val="none" w:sz="0" w:space="0" w:color="auto"/>
        <w:left w:val="none" w:sz="0" w:space="0" w:color="auto"/>
        <w:bottom w:val="none" w:sz="0" w:space="0" w:color="auto"/>
        <w:right w:val="none" w:sz="0" w:space="0" w:color="auto"/>
      </w:divBdr>
    </w:div>
    <w:div w:id="295987968">
      <w:bodyDiv w:val="1"/>
      <w:marLeft w:val="0"/>
      <w:marRight w:val="0"/>
      <w:marTop w:val="0"/>
      <w:marBottom w:val="0"/>
      <w:divBdr>
        <w:top w:val="none" w:sz="0" w:space="0" w:color="auto"/>
        <w:left w:val="none" w:sz="0" w:space="0" w:color="auto"/>
        <w:bottom w:val="none" w:sz="0" w:space="0" w:color="auto"/>
        <w:right w:val="none" w:sz="0" w:space="0" w:color="auto"/>
      </w:divBdr>
      <w:divsChild>
        <w:div w:id="785196332">
          <w:marLeft w:val="0"/>
          <w:marRight w:val="0"/>
          <w:marTop w:val="0"/>
          <w:marBottom w:val="0"/>
          <w:divBdr>
            <w:top w:val="none" w:sz="0" w:space="0" w:color="auto"/>
            <w:left w:val="none" w:sz="0" w:space="0" w:color="auto"/>
            <w:bottom w:val="none" w:sz="0" w:space="0" w:color="auto"/>
            <w:right w:val="none" w:sz="0" w:space="0" w:color="auto"/>
          </w:divBdr>
          <w:divsChild>
            <w:div w:id="1270509220">
              <w:marLeft w:val="0"/>
              <w:marRight w:val="0"/>
              <w:marTop w:val="0"/>
              <w:marBottom w:val="0"/>
              <w:divBdr>
                <w:top w:val="none" w:sz="0" w:space="0" w:color="auto"/>
                <w:left w:val="none" w:sz="0" w:space="0" w:color="auto"/>
                <w:bottom w:val="none" w:sz="0" w:space="0" w:color="auto"/>
                <w:right w:val="none" w:sz="0" w:space="0" w:color="auto"/>
              </w:divBdr>
            </w:div>
          </w:divsChild>
        </w:div>
        <w:div w:id="1674063413">
          <w:marLeft w:val="0"/>
          <w:marRight w:val="0"/>
          <w:marTop w:val="0"/>
          <w:marBottom w:val="0"/>
          <w:divBdr>
            <w:top w:val="none" w:sz="0" w:space="0" w:color="auto"/>
            <w:left w:val="none" w:sz="0" w:space="0" w:color="auto"/>
            <w:bottom w:val="none" w:sz="0" w:space="0" w:color="auto"/>
            <w:right w:val="none" w:sz="0" w:space="0" w:color="auto"/>
          </w:divBdr>
          <w:divsChild>
            <w:div w:id="606278820">
              <w:marLeft w:val="0"/>
              <w:marRight w:val="0"/>
              <w:marTop w:val="0"/>
              <w:marBottom w:val="0"/>
              <w:divBdr>
                <w:top w:val="none" w:sz="0" w:space="0" w:color="auto"/>
                <w:left w:val="none" w:sz="0" w:space="0" w:color="auto"/>
                <w:bottom w:val="none" w:sz="0" w:space="0" w:color="auto"/>
                <w:right w:val="none" w:sz="0" w:space="0" w:color="auto"/>
              </w:divBdr>
            </w:div>
          </w:divsChild>
        </w:div>
        <w:div w:id="901216239">
          <w:marLeft w:val="0"/>
          <w:marRight w:val="0"/>
          <w:marTop w:val="0"/>
          <w:marBottom w:val="0"/>
          <w:divBdr>
            <w:top w:val="none" w:sz="0" w:space="0" w:color="auto"/>
            <w:left w:val="none" w:sz="0" w:space="0" w:color="auto"/>
            <w:bottom w:val="none" w:sz="0" w:space="0" w:color="auto"/>
            <w:right w:val="none" w:sz="0" w:space="0" w:color="auto"/>
          </w:divBdr>
          <w:divsChild>
            <w:div w:id="1047267226">
              <w:marLeft w:val="0"/>
              <w:marRight w:val="0"/>
              <w:marTop w:val="0"/>
              <w:marBottom w:val="0"/>
              <w:divBdr>
                <w:top w:val="none" w:sz="0" w:space="0" w:color="auto"/>
                <w:left w:val="none" w:sz="0" w:space="0" w:color="auto"/>
                <w:bottom w:val="none" w:sz="0" w:space="0" w:color="auto"/>
                <w:right w:val="none" w:sz="0" w:space="0" w:color="auto"/>
              </w:divBdr>
            </w:div>
          </w:divsChild>
        </w:div>
        <w:div w:id="1054548537">
          <w:marLeft w:val="0"/>
          <w:marRight w:val="0"/>
          <w:marTop w:val="0"/>
          <w:marBottom w:val="0"/>
          <w:divBdr>
            <w:top w:val="none" w:sz="0" w:space="0" w:color="auto"/>
            <w:left w:val="none" w:sz="0" w:space="0" w:color="auto"/>
            <w:bottom w:val="none" w:sz="0" w:space="0" w:color="auto"/>
            <w:right w:val="none" w:sz="0" w:space="0" w:color="auto"/>
          </w:divBdr>
          <w:divsChild>
            <w:div w:id="681856227">
              <w:marLeft w:val="0"/>
              <w:marRight w:val="0"/>
              <w:marTop w:val="0"/>
              <w:marBottom w:val="0"/>
              <w:divBdr>
                <w:top w:val="none" w:sz="0" w:space="0" w:color="auto"/>
                <w:left w:val="none" w:sz="0" w:space="0" w:color="auto"/>
                <w:bottom w:val="none" w:sz="0" w:space="0" w:color="auto"/>
                <w:right w:val="none" w:sz="0" w:space="0" w:color="auto"/>
              </w:divBdr>
            </w:div>
          </w:divsChild>
        </w:div>
        <w:div w:id="1439564311">
          <w:marLeft w:val="0"/>
          <w:marRight w:val="0"/>
          <w:marTop w:val="0"/>
          <w:marBottom w:val="0"/>
          <w:divBdr>
            <w:top w:val="none" w:sz="0" w:space="0" w:color="auto"/>
            <w:left w:val="none" w:sz="0" w:space="0" w:color="auto"/>
            <w:bottom w:val="none" w:sz="0" w:space="0" w:color="auto"/>
            <w:right w:val="none" w:sz="0" w:space="0" w:color="auto"/>
          </w:divBdr>
          <w:divsChild>
            <w:div w:id="2059477820">
              <w:marLeft w:val="0"/>
              <w:marRight w:val="0"/>
              <w:marTop w:val="0"/>
              <w:marBottom w:val="0"/>
              <w:divBdr>
                <w:top w:val="none" w:sz="0" w:space="0" w:color="auto"/>
                <w:left w:val="none" w:sz="0" w:space="0" w:color="auto"/>
                <w:bottom w:val="none" w:sz="0" w:space="0" w:color="auto"/>
                <w:right w:val="none" w:sz="0" w:space="0" w:color="auto"/>
              </w:divBdr>
            </w:div>
          </w:divsChild>
        </w:div>
        <w:div w:id="428501518">
          <w:marLeft w:val="0"/>
          <w:marRight w:val="0"/>
          <w:marTop w:val="0"/>
          <w:marBottom w:val="0"/>
          <w:divBdr>
            <w:top w:val="none" w:sz="0" w:space="0" w:color="auto"/>
            <w:left w:val="none" w:sz="0" w:space="0" w:color="auto"/>
            <w:bottom w:val="none" w:sz="0" w:space="0" w:color="auto"/>
            <w:right w:val="none" w:sz="0" w:space="0" w:color="auto"/>
          </w:divBdr>
          <w:divsChild>
            <w:div w:id="687145251">
              <w:marLeft w:val="0"/>
              <w:marRight w:val="0"/>
              <w:marTop w:val="0"/>
              <w:marBottom w:val="0"/>
              <w:divBdr>
                <w:top w:val="none" w:sz="0" w:space="0" w:color="auto"/>
                <w:left w:val="none" w:sz="0" w:space="0" w:color="auto"/>
                <w:bottom w:val="none" w:sz="0" w:space="0" w:color="auto"/>
                <w:right w:val="none" w:sz="0" w:space="0" w:color="auto"/>
              </w:divBdr>
            </w:div>
          </w:divsChild>
        </w:div>
        <w:div w:id="1720400868">
          <w:marLeft w:val="0"/>
          <w:marRight w:val="0"/>
          <w:marTop w:val="0"/>
          <w:marBottom w:val="0"/>
          <w:divBdr>
            <w:top w:val="none" w:sz="0" w:space="0" w:color="auto"/>
            <w:left w:val="none" w:sz="0" w:space="0" w:color="auto"/>
            <w:bottom w:val="none" w:sz="0" w:space="0" w:color="auto"/>
            <w:right w:val="none" w:sz="0" w:space="0" w:color="auto"/>
          </w:divBdr>
          <w:divsChild>
            <w:div w:id="1294826367">
              <w:marLeft w:val="0"/>
              <w:marRight w:val="0"/>
              <w:marTop w:val="0"/>
              <w:marBottom w:val="0"/>
              <w:divBdr>
                <w:top w:val="none" w:sz="0" w:space="0" w:color="auto"/>
                <w:left w:val="none" w:sz="0" w:space="0" w:color="auto"/>
                <w:bottom w:val="none" w:sz="0" w:space="0" w:color="auto"/>
                <w:right w:val="none" w:sz="0" w:space="0" w:color="auto"/>
              </w:divBdr>
            </w:div>
          </w:divsChild>
        </w:div>
        <w:div w:id="1557207583">
          <w:marLeft w:val="0"/>
          <w:marRight w:val="0"/>
          <w:marTop w:val="0"/>
          <w:marBottom w:val="0"/>
          <w:divBdr>
            <w:top w:val="none" w:sz="0" w:space="0" w:color="auto"/>
            <w:left w:val="none" w:sz="0" w:space="0" w:color="auto"/>
            <w:bottom w:val="none" w:sz="0" w:space="0" w:color="auto"/>
            <w:right w:val="none" w:sz="0" w:space="0" w:color="auto"/>
          </w:divBdr>
          <w:divsChild>
            <w:div w:id="820655417">
              <w:marLeft w:val="0"/>
              <w:marRight w:val="0"/>
              <w:marTop w:val="0"/>
              <w:marBottom w:val="0"/>
              <w:divBdr>
                <w:top w:val="none" w:sz="0" w:space="0" w:color="auto"/>
                <w:left w:val="none" w:sz="0" w:space="0" w:color="auto"/>
                <w:bottom w:val="none" w:sz="0" w:space="0" w:color="auto"/>
                <w:right w:val="none" w:sz="0" w:space="0" w:color="auto"/>
              </w:divBdr>
            </w:div>
          </w:divsChild>
        </w:div>
        <w:div w:id="399140086">
          <w:marLeft w:val="0"/>
          <w:marRight w:val="0"/>
          <w:marTop w:val="0"/>
          <w:marBottom w:val="0"/>
          <w:divBdr>
            <w:top w:val="none" w:sz="0" w:space="0" w:color="auto"/>
            <w:left w:val="none" w:sz="0" w:space="0" w:color="auto"/>
            <w:bottom w:val="none" w:sz="0" w:space="0" w:color="auto"/>
            <w:right w:val="none" w:sz="0" w:space="0" w:color="auto"/>
          </w:divBdr>
          <w:divsChild>
            <w:div w:id="499850673">
              <w:marLeft w:val="0"/>
              <w:marRight w:val="0"/>
              <w:marTop w:val="0"/>
              <w:marBottom w:val="0"/>
              <w:divBdr>
                <w:top w:val="none" w:sz="0" w:space="0" w:color="auto"/>
                <w:left w:val="none" w:sz="0" w:space="0" w:color="auto"/>
                <w:bottom w:val="none" w:sz="0" w:space="0" w:color="auto"/>
                <w:right w:val="none" w:sz="0" w:space="0" w:color="auto"/>
              </w:divBdr>
            </w:div>
          </w:divsChild>
        </w:div>
        <w:div w:id="1821341090">
          <w:marLeft w:val="0"/>
          <w:marRight w:val="0"/>
          <w:marTop w:val="0"/>
          <w:marBottom w:val="0"/>
          <w:divBdr>
            <w:top w:val="none" w:sz="0" w:space="0" w:color="auto"/>
            <w:left w:val="none" w:sz="0" w:space="0" w:color="auto"/>
            <w:bottom w:val="none" w:sz="0" w:space="0" w:color="auto"/>
            <w:right w:val="none" w:sz="0" w:space="0" w:color="auto"/>
          </w:divBdr>
          <w:divsChild>
            <w:div w:id="1474635151">
              <w:marLeft w:val="0"/>
              <w:marRight w:val="0"/>
              <w:marTop w:val="0"/>
              <w:marBottom w:val="0"/>
              <w:divBdr>
                <w:top w:val="none" w:sz="0" w:space="0" w:color="auto"/>
                <w:left w:val="none" w:sz="0" w:space="0" w:color="auto"/>
                <w:bottom w:val="none" w:sz="0" w:space="0" w:color="auto"/>
                <w:right w:val="none" w:sz="0" w:space="0" w:color="auto"/>
              </w:divBdr>
            </w:div>
          </w:divsChild>
        </w:div>
        <w:div w:id="1706057751">
          <w:marLeft w:val="0"/>
          <w:marRight w:val="0"/>
          <w:marTop w:val="0"/>
          <w:marBottom w:val="0"/>
          <w:divBdr>
            <w:top w:val="none" w:sz="0" w:space="0" w:color="auto"/>
            <w:left w:val="none" w:sz="0" w:space="0" w:color="auto"/>
            <w:bottom w:val="none" w:sz="0" w:space="0" w:color="auto"/>
            <w:right w:val="none" w:sz="0" w:space="0" w:color="auto"/>
          </w:divBdr>
          <w:divsChild>
            <w:div w:id="2109570460">
              <w:marLeft w:val="0"/>
              <w:marRight w:val="0"/>
              <w:marTop w:val="0"/>
              <w:marBottom w:val="0"/>
              <w:divBdr>
                <w:top w:val="none" w:sz="0" w:space="0" w:color="auto"/>
                <w:left w:val="none" w:sz="0" w:space="0" w:color="auto"/>
                <w:bottom w:val="none" w:sz="0" w:space="0" w:color="auto"/>
                <w:right w:val="none" w:sz="0" w:space="0" w:color="auto"/>
              </w:divBdr>
            </w:div>
          </w:divsChild>
        </w:div>
        <w:div w:id="1862546020">
          <w:marLeft w:val="0"/>
          <w:marRight w:val="0"/>
          <w:marTop w:val="0"/>
          <w:marBottom w:val="0"/>
          <w:divBdr>
            <w:top w:val="none" w:sz="0" w:space="0" w:color="auto"/>
            <w:left w:val="none" w:sz="0" w:space="0" w:color="auto"/>
            <w:bottom w:val="none" w:sz="0" w:space="0" w:color="auto"/>
            <w:right w:val="none" w:sz="0" w:space="0" w:color="auto"/>
          </w:divBdr>
          <w:divsChild>
            <w:div w:id="137380157">
              <w:marLeft w:val="0"/>
              <w:marRight w:val="0"/>
              <w:marTop w:val="0"/>
              <w:marBottom w:val="0"/>
              <w:divBdr>
                <w:top w:val="none" w:sz="0" w:space="0" w:color="auto"/>
                <w:left w:val="none" w:sz="0" w:space="0" w:color="auto"/>
                <w:bottom w:val="none" w:sz="0" w:space="0" w:color="auto"/>
                <w:right w:val="none" w:sz="0" w:space="0" w:color="auto"/>
              </w:divBdr>
            </w:div>
          </w:divsChild>
        </w:div>
        <w:div w:id="883522736">
          <w:marLeft w:val="0"/>
          <w:marRight w:val="0"/>
          <w:marTop w:val="0"/>
          <w:marBottom w:val="0"/>
          <w:divBdr>
            <w:top w:val="none" w:sz="0" w:space="0" w:color="auto"/>
            <w:left w:val="none" w:sz="0" w:space="0" w:color="auto"/>
            <w:bottom w:val="none" w:sz="0" w:space="0" w:color="auto"/>
            <w:right w:val="none" w:sz="0" w:space="0" w:color="auto"/>
          </w:divBdr>
          <w:divsChild>
            <w:div w:id="1332949310">
              <w:marLeft w:val="0"/>
              <w:marRight w:val="0"/>
              <w:marTop w:val="0"/>
              <w:marBottom w:val="0"/>
              <w:divBdr>
                <w:top w:val="none" w:sz="0" w:space="0" w:color="auto"/>
                <w:left w:val="none" w:sz="0" w:space="0" w:color="auto"/>
                <w:bottom w:val="none" w:sz="0" w:space="0" w:color="auto"/>
                <w:right w:val="none" w:sz="0" w:space="0" w:color="auto"/>
              </w:divBdr>
            </w:div>
          </w:divsChild>
        </w:div>
        <w:div w:id="2012751020">
          <w:marLeft w:val="0"/>
          <w:marRight w:val="0"/>
          <w:marTop w:val="0"/>
          <w:marBottom w:val="0"/>
          <w:divBdr>
            <w:top w:val="none" w:sz="0" w:space="0" w:color="auto"/>
            <w:left w:val="none" w:sz="0" w:space="0" w:color="auto"/>
            <w:bottom w:val="none" w:sz="0" w:space="0" w:color="auto"/>
            <w:right w:val="none" w:sz="0" w:space="0" w:color="auto"/>
          </w:divBdr>
          <w:divsChild>
            <w:div w:id="137110897">
              <w:marLeft w:val="0"/>
              <w:marRight w:val="0"/>
              <w:marTop w:val="0"/>
              <w:marBottom w:val="0"/>
              <w:divBdr>
                <w:top w:val="none" w:sz="0" w:space="0" w:color="auto"/>
                <w:left w:val="none" w:sz="0" w:space="0" w:color="auto"/>
                <w:bottom w:val="none" w:sz="0" w:space="0" w:color="auto"/>
                <w:right w:val="none" w:sz="0" w:space="0" w:color="auto"/>
              </w:divBdr>
            </w:div>
          </w:divsChild>
        </w:div>
        <w:div w:id="1576403021">
          <w:marLeft w:val="0"/>
          <w:marRight w:val="0"/>
          <w:marTop w:val="0"/>
          <w:marBottom w:val="0"/>
          <w:divBdr>
            <w:top w:val="none" w:sz="0" w:space="0" w:color="auto"/>
            <w:left w:val="none" w:sz="0" w:space="0" w:color="auto"/>
            <w:bottom w:val="none" w:sz="0" w:space="0" w:color="auto"/>
            <w:right w:val="none" w:sz="0" w:space="0" w:color="auto"/>
          </w:divBdr>
          <w:divsChild>
            <w:div w:id="2031492134">
              <w:marLeft w:val="0"/>
              <w:marRight w:val="0"/>
              <w:marTop w:val="0"/>
              <w:marBottom w:val="0"/>
              <w:divBdr>
                <w:top w:val="none" w:sz="0" w:space="0" w:color="auto"/>
                <w:left w:val="none" w:sz="0" w:space="0" w:color="auto"/>
                <w:bottom w:val="none" w:sz="0" w:space="0" w:color="auto"/>
                <w:right w:val="none" w:sz="0" w:space="0" w:color="auto"/>
              </w:divBdr>
            </w:div>
          </w:divsChild>
        </w:div>
        <w:div w:id="1127434310">
          <w:marLeft w:val="0"/>
          <w:marRight w:val="0"/>
          <w:marTop w:val="0"/>
          <w:marBottom w:val="0"/>
          <w:divBdr>
            <w:top w:val="none" w:sz="0" w:space="0" w:color="auto"/>
            <w:left w:val="none" w:sz="0" w:space="0" w:color="auto"/>
            <w:bottom w:val="none" w:sz="0" w:space="0" w:color="auto"/>
            <w:right w:val="none" w:sz="0" w:space="0" w:color="auto"/>
          </w:divBdr>
          <w:divsChild>
            <w:div w:id="145899670">
              <w:marLeft w:val="0"/>
              <w:marRight w:val="0"/>
              <w:marTop w:val="0"/>
              <w:marBottom w:val="0"/>
              <w:divBdr>
                <w:top w:val="none" w:sz="0" w:space="0" w:color="auto"/>
                <w:left w:val="none" w:sz="0" w:space="0" w:color="auto"/>
                <w:bottom w:val="none" w:sz="0" w:space="0" w:color="auto"/>
                <w:right w:val="none" w:sz="0" w:space="0" w:color="auto"/>
              </w:divBdr>
            </w:div>
          </w:divsChild>
        </w:div>
        <w:div w:id="1162238271">
          <w:marLeft w:val="0"/>
          <w:marRight w:val="0"/>
          <w:marTop w:val="0"/>
          <w:marBottom w:val="0"/>
          <w:divBdr>
            <w:top w:val="none" w:sz="0" w:space="0" w:color="auto"/>
            <w:left w:val="none" w:sz="0" w:space="0" w:color="auto"/>
            <w:bottom w:val="none" w:sz="0" w:space="0" w:color="auto"/>
            <w:right w:val="none" w:sz="0" w:space="0" w:color="auto"/>
          </w:divBdr>
          <w:divsChild>
            <w:div w:id="947657398">
              <w:marLeft w:val="0"/>
              <w:marRight w:val="0"/>
              <w:marTop w:val="0"/>
              <w:marBottom w:val="0"/>
              <w:divBdr>
                <w:top w:val="none" w:sz="0" w:space="0" w:color="auto"/>
                <w:left w:val="none" w:sz="0" w:space="0" w:color="auto"/>
                <w:bottom w:val="none" w:sz="0" w:space="0" w:color="auto"/>
                <w:right w:val="none" w:sz="0" w:space="0" w:color="auto"/>
              </w:divBdr>
            </w:div>
          </w:divsChild>
        </w:div>
        <w:div w:id="2146577614">
          <w:marLeft w:val="0"/>
          <w:marRight w:val="0"/>
          <w:marTop w:val="0"/>
          <w:marBottom w:val="0"/>
          <w:divBdr>
            <w:top w:val="none" w:sz="0" w:space="0" w:color="auto"/>
            <w:left w:val="none" w:sz="0" w:space="0" w:color="auto"/>
            <w:bottom w:val="none" w:sz="0" w:space="0" w:color="auto"/>
            <w:right w:val="none" w:sz="0" w:space="0" w:color="auto"/>
          </w:divBdr>
          <w:divsChild>
            <w:div w:id="1838113582">
              <w:marLeft w:val="0"/>
              <w:marRight w:val="0"/>
              <w:marTop w:val="0"/>
              <w:marBottom w:val="0"/>
              <w:divBdr>
                <w:top w:val="none" w:sz="0" w:space="0" w:color="auto"/>
                <w:left w:val="none" w:sz="0" w:space="0" w:color="auto"/>
                <w:bottom w:val="none" w:sz="0" w:space="0" w:color="auto"/>
                <w:right w:val="none" w:sz="0" w:space="0" w:color="auto"/>
              </w:divBdr>
            </w:div>
          </w:divsChild>
        </w:div>
        <w:div w:id="719978922">
          <w:marLeft w:val="0"/>
          <w:marRight w:val="0"/>
          <w:marTop w:val="0"/>
          <w:marBottom w:val="0"/>
          <w:divBdr>
            <w:top w:val="none" w:sz="0" w:space="0" w:color="auto"/>
            <w:left w:val="none" w:sz="0" w:space="0" w:color="auto"/>
            <w:bottom w:val="none" w:sz="0" w:space="0" w:color="auto"/>
            <w:right w:val="none" w:sz="0" w:space="0" w:color="auto"/>
          </w:divBdr>
          <w:divsChild>
            <w:div w:id="1894388865">
              <w:marLeft w:val="0"/>
              <w:marRight w:val="0"/>
              <w:marTop w:val="0"/>
              <w:marBottom w:val="0"/>
              <w:divBdr>
                <w:top w:val="none" w:sz="0" w:space="0" w:color="auto"/>
                <w:left w:val="none" w:sz="0" w:space="0" w:color="auto"/>
                <w:bottom w:val="none" w:sz="0" w:space="0" w:color="auto"/>
                <w:right w:val="none" w:sz="0" w:space="0" w:color="auto"/>
              </w:divBdr>
            </w:div>
          </w:divsChild>
        </w:div>
        <w:div w:id="1923709686">
          <w:marLeft w:val="0"/>
          <w:marRight w:val="0"/>
          <w:marTop w:val="0"/>
          <w:marBottom w:val="0"/>
          <w:divBdr>
            <w:top w:val="none" w:sz="0" w:space="0" w:color="auto"/>
            <w:left w:val="none" w:sz="0" w:space="0" w:color="auto"/>
            <w:bottom w:val="none" w:sz="0" w:space="0" w:color="auto"/>
            <w:right w:val="none" w:sz="0" w:space="0" w:color="auto"/>
          </w:divBdr>
          <w:divsChild>
            <w:div w:id="15386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2946">
      <w:bodyDiv w:val="1"/>
      <w:marLeft w:val="0"/>
      <w:marRight w:val="0"/>
      <w:marTop w:val="0"/>
      <w:marBottom w:val="0"/>
      <w:divBdr>
        <w:top w:val="none" w:sz="0" w:space="0" w:color="auto"/>
        <w:left w:val="none" w:sz="0" w:space="0" w:color="auto"/>
        <w:bottom w:val="none" w:sz="0" w:space="0" w:color="auto"/>
        <w:right w:val="none" w:sz="0" w:space="0" w:color="auto"/>
      </w:divBdr>
    </w:div>
    <w:div w:id="356778770">
      <w:bodyDiv w:val="1"/>
      <w:marLeft w:val="0"/>
      <w:marRight w:val="0"/>
      <w:marTop w:val="0"/>
      <w:marBottom w:val="0"/>
      <w:divBdr>
        <w:top w:val="none" w:sz="0" w:space="0" w:color="auto"/>
        <w:left w:val="none" w:sz="0" w:space="0" w:color="auto"/>
        <w:bottom w:val="none" w:sz="0" w:space="0" w:color="auto"/>
        <w:right w:val="none" w:sz="0" w:space="0" w:color="auto"/>
      </w:divBdr>
    </w:div>
    <w:div w:id="357438350">
      <w:bodyDiv w:val="1"/>
      <w:marLeft w:val="0"/>
      <w:marRight w:val="0"/>
      <w:marTop w:val="0"/>
      <w:marBottom w:val="0"/>
      <w:divBdr>
        <w:top w:val="none" w:sz="0" w:space="0" w:color="auto"/>
        <w:left w:val="none" w:sz="0" w:space="0" w:color="auto"/>
        <w:bottom w:val="none" w:sz="0" w:space="0" w:color="auto"/>
        <w:right w:val="none" w:sz="0" w:space="0" w:color="auto"/>
      </w:divBdr>
    </w:div>
    <w:div w:id="435102519">
      <w:bodyDiv w:val="1"/>
      <w:marLeft w:val="0"/>
      <w:marRight w:val="0"/>
      <w:marTop w:val="0"/>
      <w:marBottom w:val="0"/>
      <w:divBdr>
        <w:top w:val="none" w:sz="0" w:space="0" w:color="auto"/>
        <w:left w:val="none" w:sz="0" w:space="0" w:color="auto"/>
        <w:bottom w:val="none" w:sz="0" w:space="0" w:color="auto"/>
        <w:right w:val="none" w:sz="0" w:space="0" w:color="auto"/>
      </w:divBdr>
    </w:div>
    <w:div w:id="445537803">
      <w:bodyDiv w:val="1"/>
      <w:marLeft w:val="0"/>
      <w:marRight w:val="0"/>
      <w:marTop w:val="0"/>
      <w:marBottom w:val="0"/>
      <w:divBdr>
        <w:top w:val="none" w:sz="0" w:space="0" w:color="auto"/>
        <w:left w:val="none" w:sz="0" w:space="0" w:color="auto"/>
        <w:bottom w:val="none" w:sz="0" w:space="0" w:color="auto"/>
        <w:right w:val="none" w:sz="0" w:space="0" w:color="auto"/>
      </w:divBdr>
      <w:divsChild>
        <w:div w:id="253979196">
          <w:marLeft w:val="0"/>
          <w:marRight w:val="0"/>
          <w:marTop w:val="0"/>
          <w:marBottom w:val="0"/>
          <w:divBdr>
            <w:top w:val="none" w:sz="0" w:space="0" w:color="auto"/>
            <w:left w:val="none" w:sz="0" w:space="0" w:color="auto"/>
            <w:bottom w:val="none" w:sz="0" w:space="0" w:color="auto"/>
            <w:right w:val="none" w:sz="0" w:space="0" w:color="auto"/>
          </w:divBdr>
        </w:div>
        <w:div w:id="356541643">
          <w:marLeft w:val="0"/>
          <w:marRight w:val="0"/>
          <w:marTop w:val="0"/>
          <w:marBottom w:val="0"/>
          <w:divBdr>
            <w:top w:val="none" w:sz="0" w:space="0" w:color="auto"/>
            <w:left w:val="none" w:sz="0" w:space="0" w:color="auto"/>
            <w:bottom w:val="none" w:sz="0" w:space="0" w:color="auto"/>
            <w:right w:val="none" w:sz="0" w:space="0" w:color="auto"/>
          </w:divBdr>
        </w:div>
        <w:div w:id="975916201">
          <w:marLeft w:val="0"/>
          <w:marRight w:val="0"/>
          <w:marTop w:val="0"/>
          <w:marBottom w:val="0"/>
          <w:divBdr>
            <w:top w:val="none" w:sz="0" w:space="0" w:color="auto"/>
            <w:left w:val="none" w:sz="0" w:space="0" w:color="auto"/>
            <w:bottom w:val="none" w:sz="0" w:space="0" w:color="auto"/>
            <w:right w:val="none" w:sz="0" w:space="0" w:color="auto"/>
          </w:divBdr>
          <w:divsChild>
            <w:div w:id="1717701592">
              <w:marLeft w:val="0"/>
              <w:marRight w:val="0"/>
              <w:marTop w:val="0"/>
              <w:marBottom w:val="0"/>
              <w:divBdr>
                <w:top w:val="none" w:sz="0" w:space="0" w:color="auto"/>
                <w:left w:val="none" w:sz="0" w:space="0" w:color="auto"/>
                <w:bottom w:val="none" w:sz="0" w:space="0" w:color="auto"/>
                <w:right w:val="none" w:sz="0" w:space="0" w:color="auto"/>
              </w:divBdr>
            </w:div>
            <w:div w:id="13911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8590">
      <w:bodyDiv w:val="1"/>
      <w:marLeft w:val="0"/>
      <w:marRight w:val="0"/>
      <w:marTop w:val="0"/>
      <w:marBottom w:val="0"/>
      <w:divBdr>
        <w:top w:val="none" w:sz="0" w:space="0" w:color="auto"/>
        <w:left w:val="none" w:sz="0" w:space="0" w:color="auto"/>
        <w:bottom w:val="none" w:sz="0" w:space="0" w:color="auto"/>
        <w:right w:val="none" w:sz="0" w:space="0" w:color="auto"/>
      </w:divBdr>
      <w:divsChild>
        <w:div w:id="249318822">
          <w:marLeft w:val="0"/>
          <w:marRight w:val="0"/>
          <w:marTop w:val="0"/>
          <w:marBottom w:val="0"/>
          <w:divBdr>
            <w:top w:val="none" w:sz="0" w:space="0" w:color="auto"/>
            <w:left w:val="none" w:sz="0" w:space="0" w:color="auto"/>
            <w:bottom w:val="none" w:sz="0" w:space="0" w:color="auto"/>
            <w:right w:val="none" w:sz="0" w:space="0" w:color="auto"/>
          </w:divBdr>
        </w:div>
        <w:div w:id="41760289">
          <w:marLeft w:val="0"/>
          <w:marRight w:val="0"/>
          <w:marTop w:val="0"/>
          <w:marBottom w:val="0"/>
          <w:divBdr>
            <w:top w:val="none" w:sz="0" w:space="0" w:color="auto"/>
            <w:left w:val="none" w:sz="0" w:space="0" w:color="auto"/>
            <w:bottom w:val="none" w:sz="0" w:space="0" w:color="auto"/>
            <w:right w:val="none" w:sz="0" w:space="0" w:color="auto"/>
          </w:divBdr>
        </w:div>
        <w:div w:id="572198640">
          <w:marLeft w:val="0"/>
          <w:marRight w:val="0"/>
          <w:marTop w:val="0"/>
          <w:marBottom w:val="0"/>
          <w:divBdr>
            <w:top w:val="none" w:sz="0" w:space="0" w:color="auto"/>
            <w:left w:val="none" w:sz="0" w:space="0" w:color="auto"/>
            <w:bottom w:val="none" w:sz="0" w:space="0" w:color="auto"/>
            <w:right w:val="none" w:sz="0" w:space="0" w:color="auto"/>
          </w:divBdr>
        </w:div>
      </w:divsChild>
    </w:div>
    <w:div w:id="465781025">
      <w:bodyDiv w:val="1"/>
      <w:marLeft w:val="0"/>
      <w:marRight w:val="0"/>
      <w:marTop w:val="0"/>
      <w:marBottom w:val="0"/>
      <w:divBdr>
        <w:top w:val="none" w:sz="0" w:space="0" w:color="auto"/>
        <w:left w:val="none" w:sz="0" w:space="0" w:color="auto"/>
        <w:bottom w:val="none" w:sz="0" w:space="0" w:color="auto"/>
        <w:right w:val="none" w:sz="0" w:space="0" w:color="auto"/>
      </w:divBdr>
      <w:divsChild>
        <w:div w:id="1083180705">
          <w:marLeft w:val="0"/>
          <w:marRight w:val="0"/>
          <w:marTop w:val="0"/>
          <w:marBottom w:val="0"/>
          <w:divBdr>
            <w:top w:val="none" w:sz="0" w:space="0" w:color="auto"/>
            <w:left w:val="none" w:sz="0" w:space="0" w:color="auto"/>
            <w:bottom w:val="none" w:sz="0" w:space="0" w:color="auto"/>
            <w:right w:val="none" w:sz="0" w:space="0" w:color="auto"/>
          </w:divBdr>
        </w:div>
        <w:div w:id="1453744640">
          <w:marLeft w:val="0"/>
          <w:marRight w:val="0"/>
          <w:marTop w:val="0"/>
          <w:marBottom w:val="0"/>
          <w:divBdr>
            <w:top w:val="none" w:sz="0" w:space="0" w:color="auto"/>
            <w:left w:val="none" w:sz="0" w:space="0" w:color="auto"/>
            <w:bottom w:val="none" w:sz="0" w:space="0" w:color="auto"/>
            <w:right w:val="none" w:sz="0" w:space="0" w:color="auto"/>
          </w:divBdr>
        </w:div>
        <w:div w:id="875042118">
          <w:marLeft w:val="0"/>
          <w:marRight w:val="0"/>
          <w:marTop w:val="0"/>
          <w:marBottom w:val="0"/>
          <w:divBdr>
            <w:top w:val="none" w:sz="0" w:space="0" w:color="auto"/>
            <w:left w:val="none" w:sz="0" w:space="0" w:color="auto"/>
            <w:bottom w:val="none" w:sz="0" w:space="0" w:color="auto"/>
            <w:right w:val="none" w:sz="0" w:space="0" w:color="auto"/>
          </w:divBdr>
          <w:divsChild>
            <w:div w:id="1178039905">
              <w:marLeft w:val="0"/>
              <w:marRight w:val="0"/>
              <w:marTop w:val="0"/>
              <w:marBottom w:val="0"/>
              <w:divBdr>
                <w:top w:val="none" w:sz="0" w:space="0" w:color="auto"/>
                <w:left w:val="none" w:sz="0" w:space="0" w:color="auto"/>
                <w:bottom w:val="none" w:sz="0" w:space="0" w:color="auto"/>
                <w:right w:val="none" w:sz="0" w:space="0" w:color="auto"/>
              </w:divBdr>
            </w:div>
            <w:div w:id="6903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1951">
      <w:bodyDiv w:val="1"/>
      <w:marLeft w:val="0"/>
      <w:marRight w:val="0"/>
      <w:marTop w:val="0"/>
      <w:marBottom w:val="0"/>
      <w:divBdr>
        <w:top w:val="none" w:sz="0" w:space="0" w:color="auto"/>
        <w:left w:val="none" w:sz="0" w:space="0" w:color="auto"/>
        <w:bottom w:val="none" w:sz="0" w:space="0" w:color="auto"/>
        <w:right w:val="none" w:sz="0" w:space="0" w:color="auto"/>
      </w:divBdr>
      <w:divsChild>
        <w:div w:id="285736984">
          <w:marLeft w:val="0"/>
          <w:marRight w:val="0"/>
          <w:marTop w:val="0"/>
          <w:marBottom w:val="0"/>
          <w:divBdr>
            <w:top w:val="none" w:sz="0" w:space="0" w:color="auto"/>
            <w:left w:val="none" w:sz="0" w:space="0" w:color="auto"/>
            <w:bottom w:val="none" w:sz="0" w:space="0" w:color="auto"/>
            <w:right w:val="none" w:sz="0" w:space="0" w:color="auto"/>
          </w:divBdr>
        </w:div>
        <w:div w:id="354112435">
          <w:marLeft w:val="0"/>
          <w:marRight w:val="0"/>
          <w:marTop w:val="0"/>
          <w:marBottom w:val="0"/>
          <w:divBdr>
            <w:top w:val="none" w:sz="0" w:space="0" w:color="auto"/>
            <w:left w:val="none" w:sz="0" w:space="0" w:color="auto"/>
            <w:bottom w:val="none" w:sz="0" w:space="0" w:color="auto"/>
            <w:right w:val="none" w:sz="0" w:space="0" w:color="auto"/>
          </w:divBdr>
        </w:div>
        <w:div w:id="204603814">
          <w:marLeft w:val="0"/>
          <w:marRight w:val="0"/>
          <w:marTop w:val="0"/>
          <w:marBottom w:val="0"/>
          <w:divBdr>
            <w:top w:val="none" w:sz="0" w:space="0" w:color="auto"/>
            <w:left w:val="none" w:sz="0" w:space="0" w:color="auto"/>
            <w:bottom w:val="none" w:sz="0" w:space="0" w:color="auto"/>
            <w:right w:val="none" w:sz="0" w:space="0" w:color="auto"/>
          </w:divBdr>
        </w:div>
        <w:div w:id="1038624858">
          <w:marLeft w:val="0"/>
          <w:marRight w:val="0"/>
          <w:marTop w:val="0"/>
          <w:marBottom w:val="0"/>
          <w:divBdr>
            <w:top w:val="none" w:sz="0" w:space="0" w:color="auto"/>
            <w:left w:val="none" w:sz="0" w:space="0" w:color="auto"/>
            <w:bottom w:val="none" w:sz="0" w:space="0" w:color="auto"/>
            <w:right w:val="none" w:sz="0" w:space="0" w:color="auto"/>
          </w:divBdr>
        </w:div>
        <w:div w:id="459612089">
          <w:marLeft w:val="0"/>
          <w:marRight w:val="0"/>
          <w:marTop w:val="0"/>
          <w:marBottom w:val="0"/>
          <w:divBdr>
            <w:top w:val="none" w:sz="0" w:space="0" w:color="auto"/>
            <w:left w:val="none" w:sz="0" w:space="0" w:color="auto"/>
            <w:bottom w:val="none" w:sz="0" w:space="0" w:color="auto"/>
            <w:right w:val="none" w:sz="0" w:space="0" w:color="auto"/>
          </w:divBdr>
        </w:div>
      </w:divsChild>
    </w:div>
    <w:div w:id="501239710">
      <w:bodyDiv w:val="1"/>
      <w:marLeft w:val="0"/>
      <w:marRight w:val="0"/>
      <w:marTop w:val="0"/>
      <w:marBottom w:val="0"/>
      <w:divBdr>
        <w:top w:val="none" w:sz="0" w:space="0" w:color="auto"/>
        <w:left w:val="none" w:sz="0" w:space="0" w:color="auto"/>
        <w:bottom w:val="none" w:sz="0" w:space="0" w:color="auto"/>
        <w:right w:val="none" w:sz="0" w:space="0" w:color="auto"/>
      </w:divBdr>
    </w:div>
    <w:div w:id="504325322">
      <w:bodyDiv w:val="1"/>
      <w:marLeft w:val="0"/>
      <w:marRight w:val="0"/>
      <w:marTop w:val="0"/>
      <w:marBottom w:val="0"/>
      <w:divBdr>
        <w:top w:val="none" w:sz="0" w:space="0" w:color="auto"/>
        <w:left w:val="none" w:sz="0" w:space="0" w:color="auto"/>
        <w:bottom w:val="none" w:sz="0" w:space="0" w:color="auto"/>
        <w:right w:val="none" w:sz="0" w:space="0" w:color="auto"/>
      </w:divBdr>
    </w:div>
    <w:div w:id="554853012">
      <w:bodyDiv w:val="1"/>
      <w:marLeft w:val="0"/>
      <w:marRight w:val="0"/>
      <w:marTop w:val="0"/>
      <w:marBottom w:val="0"/>
      <w:divBdr>
        <w:top w:val="none" w:sz="0" w:space="0" w:color="auto"/>
        <w:left w:val="none" w:sz="0" w:space="0" w:color="auto"/>
        <w:bottom w:val="none" w:sz="0" w:space="0" w:color="auto"/>
        <w:right w:val="none" w:sz="0" w:space="0" w:color="auto"/>
      </w:divBdr>
    </w:div>
    <w:div w:id="581376788">
      <w:bodyDiv w:val="1"/>
      <w:marLeft w:val="0"/>
      <w:marRight w:val="0"/>
      <w:marTop w:val="0"/>
      <w:marBottom w:val="0"/>
      <w:divBdr>
        <w:top w:val="none" w:sz="0" w:space="0" w:color="auto"/>
        <w:left w:val="none" w:sz="0" w:space="0" w:color="auto"/>
        <w:bottom w:val="none" w:sz="0" w:space="0" w:color="auto"/>
        <w:right w:val="none" w:sz="0" w:space="0" w:color="auto"/>
      </w:divBdr>
    </w:div>
    <w:div w:id="620456712">
      <w:bodyDiv w:val="1"/>
      <w:marLeft w:val="0"/>
      <w:marRight w:val="0"/>
      <w:marTop w:val="0"/>
      <w:marBottom w:val="0"/>
      <w:divBdr>
        <w:top w:val="none" w:sz="0" w:space="0" w:color="auto"/>
        <w:left w:val="none" w:sz="0" w:space="0" w:color="auto"/>
        <w:bottom w:val="none" w:sz="0" w:space="0" w:color="auto"/>
        <w:right w:val="none" w:sz="0" w:space="0" w:color="auto"/>
      </w:divBdr>
    </w:div>
    <w:div w:id="627321611">
      <w:bodyDiv w:val="1"/>
      <w:marLeft w:val="0"/>
      <w:marRight w:val="0"/>
      <w:marTop w:val="0"/>
      <w:marBottom w:val="0"/>
      <w:divBdr>
        <w:top w:val="none" w:sz="0" w:space="0" w:color="auto"/>
        <w:left w:val="none" w:sz="0" w:space="0" w:color="auto"/>
        <w:bottom w:val="none" w:sz="0" w:space="0" w:color="auto"/>
        <w:right w:val="none" w:sz="0" w:space="0" w:color="auto"/>
      </w:divBdr>
    </w:div>
    <w:div w:id="673605184">
      <w:bodyDiv w:val="1"/>
      <w:marLeft w:val="0"/>
      <w:marRight w:val="0"/>
      <w:marTop w:val="0"/>
      <w:marBottom w:val="0"/>
      <w:divBdr>
        <w:top w:val="none" w:sz="0" w:space="0" w:color="auto"/>
        <w:left w:val="none" w:sz="0" w:space="0" w:color="auto"/>
        <w:bottom w:val="none" w:sz="0" w:space="0" w:color="auto"/>
        <w:right w:val="none" w:sz="0" w:space="0" w:color="auto"/>
      </w:divBdr>
    </w:div>
    <w:div w:id="722606450">
      <w:bodyDiv w:val="1"/>
      <w:marLeft w:val="0"/>
      <w:marRight w:val="0"/>
      <w:marTop w:val="0"/>
      <w:marBottom w:val="0"/>
      <w:divBdr>
        <w:top w:val="none" w:sz="0" w:space="0" w:color="auto"/>
        <w:left w:val="none" w:sz="0" w:space="0" w:color="auto"/>
        <w:bottom w:val="none" w:sz="0" w:space="0" w:color="auto"/>
        <w:right w:val="none" w:sz="0" w:space="0" w:color="auto"/>
      </w:divBdr>
    </w:div>
    <w:div w:id="728499668">
      <w:bodyDiv w:val="1"/>
      <w:marLeft w:val="0"/>
      <w:marRight w:val="0"/>
      <w:marTop w:val="0"/>
      <w:marBottom w:val="0"/>
      <w:divBdr>
        <w:top w:val="none" w:sz="0" w:space="0" w:color="auto"/>
        <w:left w:val="none" w:sz="0" w:space="0" w:color="auto"/>
        <w:bottom w:val="none" w:sz="0" w:space="0" w:color="auto"/>
        <w:right w:val="none" w:sz="0" w:space="0" w:color="auto"/>
      </w:divBdr>
    </w:div>
    <w:div w:id="741874183">
      <w:bodyDiv w:val="1"/>
      <w:marLeft w:val="0"/>
      <w:marRight w:val="0"/>
      <w:marTop w:val="0"/>
      <w:marBottom w:val="0"/>
      <w:divBdr>
        <w:top w:val="none" w:sz="0" w:space="0" w:color="auto"/>
        <w:left w:val="none" w:sz="0" w:space="0" w:color="auto"/>
        <w:bottom w:val="none" w:sz="0" w:space="0" w:color="auto"/>
        <w:right w:val="none" w:sz="0" w:space="0" w:color="auto"/>
      </w:divBdr>
    </w:div>
    <w:div w:id="794297411">
      <w:bodyDiv w:val="1"/>
      <w:marLeft w:val="0"/>
      <w:marRight w:val="0"/>
      <w:marTop w:val="0"/>
      <w:marBottom w:val="0"/>
      <w:divBdr>
        <w:top w:val="none" w:sz="0" w:space="0" w:color="auto"/>
        <w:left w:val="none" w:sz="0" w:space="0" w:color="auto"/>
        <w:bottom w:val="none" w:sz="0" w:space="0" w:color="auto"/>
        <w:right w:val="none" w:sz="0" w:space="0" w:color="auto"/>
      </w:divBdr>
    </w:div>
    <w:div w:id="809715514">
      <w:bodyDiv w:val="1"/>
      <w:marLeft w:val="0"/>
      <w:marRight w:val="0"/>
      <w:marTop w:val="0"/>
      <w:marBottom w:val="0"/>
      <w:divBdr>
        <w:top w:val="none" w:sz="0" w:space="0" w:color="auto"/>
        <w:left w:val="none" w:sz="0" w:space="0" w:color="auto"/>
        <w:bottom w:val="none" w:sz="0" w:space="0" w:color="auto"/>
        <w:right w:val="none" w:sz="0" w:space="0" w:color="auto"/>
      </w:divBdr>
    </w:div>
    <w:div w:id="837689917">
      <w:bodyDiv w:val="1"/>
      <w:marLeft w:val="0"/>
      <w:marRight w:val="0"/>
      <w:marTop w:val="0"/>
      <w:marBottom w:val="0"/>
      <w:divBdr>
        <w:top w:val="none" w:sz="0" w:space="0" w:color="auto"/>
        <w:left w:val="none" w:sz="0" w:space="0" w:color="auto"/>
        <w:bottom w:val="none" w:sz="0" w:space="0" w:color="auto"/>
        <w:right w:val="none" w:sz="0" w:space="0" w:color="auto"/>
      </w:divBdr>
    </w:div>
    <w:div w:id="905913508">
      <w:bodyDiv w:val="1"/>
      <w:marLeft w:val="0"/>
      <w:marRight w:val="0"/>
      <w:marTop w:val="0"/>
      <w:marBottom w:val="0"/>
      <w:divBdr>
        <w:top w:val="none" w:sz="0" w:space="0" w:color="auto"/>
        <w:left w:val="none" w:sz="0" w:space="0" w:color="auto"/>
        <w:bottom w:val="none" w:sz="0" w:space="0" w:color="auto"/>
        <w:right w:val="none" w:sz="0" w:space="0" w:color="auto"/>
      </w:divBdr>
    </w:div>
    <w:div w:id="935092623">
      <w:bodyDiv w:val="1"/>
      <w:marLeft w:val="0"/>
      <w:marRight w:val="0"/>
      <w:marTop w:val="0"/>
      <w:marBottom w:val="0"/>
      <w:divBdr>
        <w:top w:val="none" w:sz="0" w:space="0" w:color="auto"/>
        <w:left w:val="none" w:sz="0" w:space="0" w:color="auto"/>
        <w:bottom w:val="none" w:sz="0" w:space="0" w:color="auto"/>
        <w:right w:val="none" w:sz="0" w:space="0" w:color="auto"/>
      </w:divBdr>
      <w:divsChild>
        <w:div w:id="1491293760">
          <w:marLeft w:val="150"/>
          <w:marRight w:val="0"/>
          <w:marTop w:val="150"/>
          <w:marBottom w:val="150"/>
          <w:divBdr>
            <w:top w:val="none" w:sz="0" w:space="0" w:color="auto"/>
            <w:left w:val="none" w:sz="0" w:space="0" w:color="auto"/>
            <w:bottom w:val="none" w:sz="0" w:space="0" w:color="auto"/>
            <w:right w:val="none" w:sz="0" w:space="0" w:color="auto"/>
          </w:divBdr>
        </w:div>
        <w:div w:id="1821530986">
          <w:marLeft w:val="150"/>
          <w:marRight w:val="0"/>
          <w:marTop w:val="150"/>
          <w:marBottom w:val="150"/>
          <w:divBdr>
            <w:top w:val="none" w:sz="0" w:space="0" w:color="auto"/>
            <w:left w:val="none" w:sz="0" w:space="0" w:color="auto"/>
            <w:bottom w:val="none" w:sz="0" w:space="0" w:color="auto"/>
            <w:right w:val="none" w:sz="0" w:space="0" w:color="auto"/>
          </w:divBdr>
        </w:div>
        <w:div w:id="274484498">
          <w:marLeft w:val="0"/>
          <w:marRight w:val="150"/>
          <w:marTop w:val="150"/>
          <w:marBottom w:val="150"/>
          <w:divBdr>
            <w:top w:val="none" w:sz="0" w:space="0" w:color="auto"/>
            <w:left w:val="none" w:sz="0" w:space="0" w:color="auto"/>
            <w:bottom w:val="none" w:sz="0" w:space="0" w:color="auto"/>
            <w:right w:val="none" w:sz="0" w:space="0" w:color="auto"/>
          </w:divBdr>
        </w:div>
      </w:divsChild>
    </w:div>
    <w:div w:id="1008556721">
      <w:bodyDiv w:val="1"/>
      <w:marLeft w:val="0"/>
      <w:marRight w:val="0"/>
      <w:marTop w:val="0"/>
      <w:marBottom w:val="0"/>
      <w:divBdr>
        <w:top w:val="none" w:sz="0" w:space="0" w:color="auto"/>
        <w:left w:val="none" w:sz="0" w:space="0" w:color="auto"/>
        <w:bottom w:val="none" w:sz="0" w:space="0" w:color="auto"/>
        <w:right w:val="none" w:sz="0" w:space="0" w:color="auto"/>
      </w:divBdr>
    </w:div>
    <w:div w:id="1021203802">
      <w:bodyDiv w:val="1"/>
      <w:marLeft w:val="0"/>
      <w:marRight w:val="0"/>
      <w:marTop w:val="0"/>
      <w:marBottom w:val="0"/>
      <w:divBdr>
        <w:top w:val="none" w:sz="0" w:space="0" w:color="auto"/>
        <w:left w:val="none" w:sz="0" w:space="0" w:color="auto"/>
        <w:bottom w:val="none" w:sz="0" w:space="0" w:color="auto"/>
        <w:right w:val="none" w:sz="0" w:space="0" w:color="auto"/>
      </w:divBdr>
      <w:divsChild>
        <w:div w:id="183516117">
          <w:marLeft w:val="0"/>
          <w:marRight w:val="0"/>
          <w:marTop w:val="0"/>
          <w:marBottom w:val="0"/>
          <w:divBdr>
            <w:top w:val="none" w:sz="0" w:space="0" w:color="auto"/>
            <w:left w:val="none" w:sz="0" w:space="0" w:color="auto"/>
            <w:bottom w:val="none" w:sz="0" w:space="0" w:color="auto"/>
            <w:right w:val="none" w:sz="0" w:space="0" w:color="auto"/>
          </w:divBdr>
        </w:div>
        <w:div w:id="1770470364">
          <w:marLeft w:val="0"/>
          <w:marRight w:val="0"/>
          <w:marTop w:val="0"/>
          <w:marBottom w:val="0"/>
          <w:divBdr>
            <w:top w:val="none" w:sz="0" w:space="0" w:color="auto"/>
            <w:left w:val="none" w:sz="0" w:space="0" w:color="auto"/>
            <w:bottom w:val="none" w:sz="0" w:space="0" w:color="auto"/>
            <w:right w:val="none" w:sz="0" w:space="0" w:color="auto"/>
          </w:divBdr>
        </w:div>
        <w:div w:id="2056155348">
          <w:marLeft w:val="0"/>
          <w:marRight w:val="0"/>
          <w:marTop w:val="0"/>
          <w:marBottom w:val="0"/>
          <w:divBdr>
            <w:top w:val="none" w:sz="0" w:space="0" w:color="auto"/>
            <w:left w:val="none" w:sz="0" w:space="0" w:color="auto"/>
            <w:bottom w:val="none" w:sz="0" w:space="0" w:color="auto"/>
            <w:right w:val="none" w:sz="0" w:space="0" w:color="auto"/>
          </w:divBdr>
        </w:div>
        <w:div w:id="475414608">
          <w:marLeft w:val="0"/>
          <w:marRight w:val="0"/>
          <w:marTop w:val="0"/>
          <w:marBottom w:val="0"/>
          <w:divBdr>
            <w:top w:val="none" w:sz="0" w:space="0" w:color="auto"/>
            <w:left w:val="none" w:sz="0" w:space="0" w:color="auto"/>
            <w:bottom w:val="none" w:sz="0" w:space="0" w:color="auto"/>
            <w:right w:val="none" w:sz="0" w:space="0" w:color="auto"/>
          </w:divBdr>
        </w:div>
        <w:div w:id="1330988862">
          <w:marLeft w:val="0"/>
          <w:marRight w:val="0"/>
          <w:marTop w:val="0"/>
          <w:marBottom w:val="0"/>
          <w:divBdr>
            <w:top w:val="none" w:sz="0" w:space="0" w:color="auto"/>
            <w:left w:val="none" w:sz="0" w:space="0" w:color="auto"/>
            <w:bottom w:val="none" w:sz="0" w:space="0" w:color="auto"/>
            <w:right w:val="none" w:sz="0" w:space="0" w:color="auto"/>
          </w:divBdr>
        </w:div>
        <w:div w:id="532961811">
          <w:marLeft w:val="0"/>
          <w:marRight w:val="0"/>
          <w:marTop w:val="0"/>
          <w:marBottom w:val="0"/>
          <w:divBdr>
            <w:top w:val="none" w:sz="0" w:space="0" w:color="auto"/>
            <w:left w:val="none" w:sz="0" w:space="0" w:color="auto"/>
            <w:bottom w:val="none" w:sz="0" w:space="0" w:color="auto"/>
            <w:right w:val="none" w:sz="0" w:space="0" w:color="auto"/>
          </w:divBdr>
        </w:div>
        <w:div w:id="1054424288">
          <w:marLeft w:val="0"/>
          <w:marRight w:val="0"/>
          <w:marTop w:val="0"/>
          <w:marBottom w:val="0"/>
          <w:divBdr>
            <w:top w:val="none" w:sz="0" w:space="0" w:color="auto"/>
            <w:left w:val="none" w:sz="0" w:space="0" w:color="auto"/>
            <w:bottom w:val="none" w:sz="0" w:space="0" w:color="auto"/>
            <w:right w:val="none" w:sz="0" w:space="0" w:color="auto"/>
          </w:divBdr>
        </w:div>
        <w:div w:id="1978685182">
          <w:marLeft w:val="0"/>
          <w:marRight w:val="0"/>
          <w:marTop w:val="0"/>
          <w:marBottom w:val="0"/>
          <w:divBdr>
            <w:top w:val="none" w:sz="0" w:space="0" w:color="auto"/>
            <w:left w:val="none" w:sz="0" w:space="0" w:color="auto"/>
            <w:bottom w:val="none" w:sz="0" w:space="0" w:color="auto"/>
            <w:right w:val="none" w:sz="0" w:space="0" w:color="auto"/>
          </w:divBdr>
        </w:div>
        <w:div w:id="1701739954">
          <w:marLeft w:val="0"/>
          <w:marRight w:val="0"/>
          <w:marTop w:val="0"/>
          <w:marBottom w:val="0"/>
          <w:divBdr>
            <w:top w:val="none" w:sz="0" w:space="0" w:color="auto"/>
            <w:left w:val="none" w:sz="0" w:space="0" w:color="auto"/>
            <w:bottom w:val="none" w:sz="0" w:space="0" w:color="auto"/>
            <w:right w:val="none" w:sz="0" w:space="0" w:color="auto"/>
          </w:divBdr>
        </w:div>
        <w:div w:id="1148598091">
          <w:marLeft w:val="0"/>
          <w:marRight w:val="0"/>
          <w:marTop w:val="0"/>
          <w:marBottom w:val="0"/>
          <w:divBdr>
            <w:top w:val="none" w:sz="0" w:space="0" w:color="auto"/>
            <w:left w:val="none" w:sz="0" w:space="0" w:color="auto"/>
            <w:bottom w:val="none" w:sz="0" w:space="0" w:color="auto"/>
            <w:right w:val="none" w:sz="0" w:space="0" w:color="auto"/>
          </w:divBdr>
        </w:div>
        <w:div w:id="1639069292">
          <w:marLeft w:val="0"/>
          <w:marRight w:val="0"/>
          <w:marTop w:val="0"/>
          <w:marBottom w:val="0"/>
          <w:divBdr>
            <w:top w:val="none" w:sz="0" w:space="0" w:color="auto"/>
            <w:left w:val="none" w:sz="0" w:space="0" w:color="auto"/>
            <w:bottom w:val="none" w:sz="0" w:space="0" w:color="auto"/>
            <w:right w:val="none" w:sz="0" w:space="0" w:color="auto"/>
          </w:divBdr>
        </w:div>
        <w:div w:id="1577592115">
          <w:marLeft w:val="0"/>
          <w:marRight w:val="0"/>
          <w:marTop w:val="0"/>
          <w:marBottom w:val="0"/>
          <w:divBdr>
            <w:top w:val="none" w:sz="0" w:space="0" w:color="auto"/>
            <w:left w:val="none" w:sz="0" w:space="0" w:color="auto"/>
            <w:bottom w:val="none" w:sz="0" w:space="0" w:color="auto"/>
            <w:right w:val="none" w:sz="0" w:space="0" w:color="auto"/>
          </w:divBdr>
        </w:div>
        <w:div w:id="982386809">
          <w:marLeft w:val="0"/>
          <w:marRight w:val="0"/>
          <w:marTop w:val="0"/>
          <w:marBottom w:val="0"/>
          <w:divBdr>
            <w:top w:val="none" w:sz="0" w:space="0" w:color="auto"/>
            <w:left w:val="none" w:sz="0" w:space="0" w:color="auto"/>
            <w:bottom w:val="none" w:sz="0" w:space="0" w:color="auto"/>
            <w:right w:val="none" w:sz="0" w:space="0" w:color="auto"/>
          </w:divBdr>
        </w:div>
        <w:div w:id="236944932">
          <w:marLeft w:val="0"/>
          <w:marRight w:val="0"/>
          <w:marTop w:val="0"/>
          <w:marBottom w:val="0"/>
          <w:divBdr>
            <w:top w:val="none" w:sz="0" w:space="0" w:color="auto"/>
            <w:left w:val="none" w:sz="0" w:space="0" w:color="auto"/>
            <w:bottom w:val="none" w:sz="0" w:space="0" w:color="auto"/>
            <w:right w:val="none" w:sz="0" w:space="0" w:color="auto"/>
          </w:divBdr>
        </w:div>
        <w:div w:id="1210339177">
          <w:marLeft w:val="0"/>
          <w:marRight w:val="0"/>
          <w:marTop w:val="0"/>
          <w:marBottom w:val="0"/>
          <w:divBdr>
            <w:top w:val="none" w:sz="0" w:space="0" w:color="auto"/>
            <w:left w:val="none" w:sz="0" w:space="0" w:color="auto"/>
            <w:bottom w:val="none" w:sz="0" w:space="0" w:color="auto"/>
            <w:right w:val="none" w:sz="0" w:space="0" w:color="auto"/>
          </w:divBdr>
        </w:div>
        <w:div w:id="385302639">
          <w:marLeft w:val="0"/>
          <w:marRight w:val="0"/>
          <w:marTop w:val="0"/>
          <w:marBottom w:val="0"/>
          <w:divBdr>
            <w:top w:val="none" w:sz="0" w:space="0" w:color="auto"/>
            <w:left w:val="none" w:sz="0" w:space="0" w:color="auto"/>
            <w:bottom w:val="none" w:sz="0" w:space="0" w:color="auto"/>
            <w:right w:val="none" w:sz="0" w:space="0" w:color="auto"/>
          </w:divBdr>
        </w:div>
        <w:div w:id="2010205327">
          <w:marLeft w:val="0"/>
          <w:marRight w:val="0"/>
          <w:marTop w:val="0"/>
          <w:marBottom w:val="0"/>
          <w:divBdr>
            <w:top w:val="none" w:sz="0" w:space="0" w:color="auto"/>
            <w:left w:val="none" w:sz="0" w:space="0" w:color="auto"/>
            <w:bottom w:val="none" w:sz="0" w:space="0" w:color="auto"/>
            <w:right w:val="none" w:sz="0" w:space="0" w:color="auto"/>
          </w:divBdr>
        </w:div>
        <w:div w:id="577831451">
          <w:marLeft w:val="0"/>
          <w:marRight w:val="0"/>
          <w:marTop w:val="0"/>
          <w:marBottom w:val="0"/>
          <w:divBdr>
            <w:top w:val="none" w:sz="0" w:space="0" w:color="auto"/>
            <w:left w:val="none" w:sz="0" w:space="0" w:color="auto"/>
            <w:bottom w:val="none" w:sz="0" w:space="0" w:color="auto"/>
            <w:right w:val="none" w:sz="0" w:space="0" w:color="auto"/>
          </w:divBdr>
        </w:div>
        <w:div w:id="1168053907">
          <w:marLeft w:val="0"/>
          <w:marRight w:val="0"/>
          <w:marTop w:val="0"/>
          <w:marBottom w:val="0"/>
          <w:divBdr>
            <w:top w:val="none" w:sz="0" w:space="0" w:color="auto"/>
            <w:left w:val="none" w:sz="0" w:space="0" w:color="auto"/>
            <w:bottom w:val="none" w:sz="0" w:space="0" w:color="auto"/>
            <w:right w:val="none" w:sz="0" w:space="0" w:color="auto"/>
          </w:divBdr>
        </w:div>
        <w:div w:id="32313923">
          <w:marLeft w:val="0"/>
          <w:marRight w:val="0"/>
          <w:marTop w:val="0"/>
          <w:marBottom w:val="0"/>
          <w:divBdr>
            <w:top w:val="none" w:sz="0" w:space="0" w:color="auto"/>
            <w:left w:val="none" w:sz="0" w:space="0" w:color="auto"/>
            <w:bottom w:val="none" w:sz="0" w:space="0" w:color="auto"/>
            <w:right w:val="none" w:sz="0" w:space="0" w:color="auto"/>
          </w:divBdr>
        </w:div>
        <w:div w:id="728381115">
          <w:marLeft w:val="0"/>
          <w:marRight w:val="0"/>
          <w:marTop w:val="0"/>
          <w:marBottom w:val="0"/>
          <w:divBdr>
            <w:top w:val="none" w:sz="0" w:space="0" w:color="auto"/>
            <w:left w:val="none" w:sz="0" w:space="0" w:color="auto"/>
            <w:bottom w:val="none" w:sz="0" w:space="0" w:color="auto"/>
            <w:right w:val="none" w:sz="0" w:space="0" w:color="auto"/>
          </w:divBdr>
        </w:div>
        <w:div w:id="1033187440">
          <w:marLeft w:val="0"/>
          <w:marRight w:val="0"/>
          <w:marTop w:val="0"/>
          <w:marBottom w:val="0"/>
          <w:divBdr>
            <w:top w:val="none" w:sz="0" w:space="0" w:color="auto"/>
            <w:left w:val="none" w:sz="0" w:space="0" w:color="auto"/>
            <w:bottom w:val="none" w:sz="0" w:space="0" w:color="auto"/>
            <w:right w:val="none" w:sz="0" w:space="0" w:color="auto"/>
          </w:divBdr>
        </w:div>
      </w:divsChild>
    </w:div>
    <w:div w:id="1025594907">
      <w:bodyDiv w:val="1"/>
      <w:marLeft w:val="0"/>
      <w:marRight w:val="0"/>
      <w:marTop w:val="0"/>
      <w:marBottom w:val="0"/>
      <w:divBdr>
        <w:top w:val="none" w:sz="0" w:space="0" w:color="auto"/>
        <w:left w:val="none" w:sz="0" w:space="0" w:color="auto"/>
        <w:bottom w:val="none" w:sz="0" w:space="0" w:color="auto"/>
        <w:right w:val="none" w:sz="0" w:space="0" w:color="auto"/>
      </w:divBdr>
    </w:div>
    <w:div w:id="1030839754">
      <w:bodyDiv w:val="1"/>
      <w:marLeft w:val="0"/>
      <w:marRight w:val="0"/>
      <w:marTop w:val="0"/>
      <w:marBottom w:val="0"/>
      <w:divBdr>
        <w:top w:val="none" w:sz="0" w:space="0" w:color="auto"/>
        <w:left w:val="none" w:sz="0" w:space="0" w:color="auto"/>
        <w:bottom w:val="none" w:sz="0" w:space="0" w:color="auto"/>
        <w:right w:val="none" w:sz="0" w:space="0" w:color="auto"/>
      </w:divBdr>
    </w:div>
    <w:div w:id="1040282406">
      <w:bodyDiv w:val="1"/>
      <w:marLeft w:val="0"/>
      <w:marRight w:val="0"/>
      <w:marTop w:val="0"/>
      <w:marBottom w:val="0"/>
      <w:divBdr>
        <w:top w:val="none" w:sz="0" w:space="0" w:color="auto"/>
        <w:left w:val="none" w:sz="0" w:space="0" w:color="auto"/>
        <w:bottom w:val="none" w:sz="0" w:space="0" w:color="auto"/>
        <w:right w:val="none" w:sz="0" w:space="0" w:color="auto"/>
      </w:divBdr>
      <w:divsChild>
        <w:div w:id="780492691">
          <w:marLeft w:val="0"/>
          <w:marRight w:val="0"/>
          <w:marTop w:val="0"/>
          <w:marBottom w:val="0"/>
          <w:divBdr>
            <w:top w:val="none" w:sz="0" w:space="0" w:color="auto"/>
            <w:left w:val="none" w:sz="0" w:space="0" w:color="auto"/>
            <w:bottom w:val="none" w:sz="0" w:space="0" w:color="auto"/>
            <w:right w:val="none" w:sz="0" w:space="0" w:color="auto"/>
          </w:divBdr>
        </w:div>
        <w:div w:id="783885983">
          <w:marLeft w:val="0"/>
          <w:marRight w:val="0"/>
          <w:marTop w:val="0"/>
          <w:marBottom w:val="0"/>
          <w:divBdr>
            <w:top w:val="none" w:sz="0" w:space="0" w:color="auto"/>
            <w:left w:val="none" w:sz="0" w:space="0" w:color="auto"/>
            <w:bottom w:val="none" w:sz="0" w:space="0" w:color="auto"/>
            <w:right w:val="none" w:sz="0" w:space="0" w:color="auto"/>
          </w:divBdr>
        </w:div>
        <w:div w:id="1052313673">
          <w:marLeft w:val="0"/>
          <w:marRight w:val="0"/>
          <w:marTop w:val="0"/>
          <w:marBottom w:val="0"/>
          <w:divBdr>
            <w:top w:val="none" w:sz="0" w:space="0" w:color="auto"/>
            <w:left w:val="none" w:sz="0" w:space="0" w:color="auto"/>
            <w:bottom w:val="none" w:sz="0" w:space="0" w:color="auto"/>
            <w:right w:val="none" w:sz="0" w:space="0" w:color="auto"/>
          </w:divBdr>
        </w:div>
        <w:div w:id="1797527372">
          <w:marLeft w:val="0"/>
          <w:marRight w:val="0"/>
          <w:marTop w:val="0"/>
          <w:marBottom w:val="0"/>
          <w:divBdr>
            <w:top w:val="none" w:sz="0" w:space="0" w:color="auto"/>
            <w:left w:val="none" w:sz="0" w:space="0" w:color="auto"/>
            <w:bottom w:val="none" w:sz="0" w:space="0" w:color="auto"/>
            <w:right w:val="none" w:sz="0" w:space="0" w:color="auto"/>
          </w:divBdr>
        </w:div>
        <w:div w:id="1364986875">
          <w:marLeft w:val="0"/>
          <w:marRight w:val="0"/>
          <w:marTop w:val="0"/>
          <w:marBottom w:val="0"/>
          <w:divBdr>
            <w:top w:val="none" w:sz="0" w:space="0" w:color="auto"/>
            <w:left w:val="none" w:sz="0" w:space="0" w:color="auto"/>
            <w:bottom w:val="none" w:sz="0" w:space="0" w:color="auto"/>
            <w:right w:val="none" w:sz="0" w:space="0" w:color="auto"/>
          </w:divBdr>
        </w:div>
        <w:div w:id="425082484">
          <w:marLeft w:val="0"/>
          <w:marRight w:val="0"/>
          <w:marTop w:val="0"/>
          <w:marBottom w:val="0"/>
          <w:divBdr>
            <w:top w:val="none" w:sz="0" w:space="0" w:color="auto"/>
            <w:left w:val="none" w:sz="0" w:space="0" w:color="auto"/>
            <w:bottom w:val="none" w:sz="0" w:space="0" w:color="auto"/>
            <w:right w:val="none" w:sz="0" w:space="0" w:color="auto"/>
          </w:divBdr>
        </w:div>
        <w:div w:id="2000961631">
          <w:marLeft w:val="0"/>
          <w:marRight w:val="0"/>
          <w:marTop w:val="0"/>
          <w:marBottom w:val="0"/>
          <w:divBdr>
            <w:top w:val="none" w:sz="0" w:space="0" w:color="auto"/>
            <w:left w:val="none" w:sz="0" w:space="0" w:color="auto"/>
            <w:bottom w:val="none" w:sz="0" w:space="0" w:color="auto"/>
            <w:right w:val="none" w:sz="0" w:space="0" w:color="auto"/>
          </w:divBdr>
        </w:div>
        <w:div w:id="706953483">
          <w:marLeft w:val="0"/>
          <w:marRight w:val="0"/>
          <w:marTop w:val="0"/>
          <w:marBottom w:val="0"/>
          <w:divBdr>
            <w:top w:val="none" w:sz="0" w:space="0" w:color="auto"/>
            <w:left w:val="none" w:sz="0" w:space="0" w:color="auto"/>
            <w:bottom w:val="none" w:sz="0" w:space="0" w:color="auto"/>
            <w:right w:val="none" w:sz="0" w:space="0" w:color="auto"/>
          </w:divBdr>
        </w:div>
        <w:div w:id="1788886395">
          <w:marLeft w:val="0"/>
          <w:marRight w:val="0"/>
          <w:marTop w:val="0"/>
          <w:marBottom w:val="0"/>
          <w:divBdr>
            <w:top w:val="none" w:sz="0" w:space="0" w:color="auto"/>
            <w:left w:val="none" w:sz="0" w:space="0" w:color="auto"/>
            <w:bottom w:val="none" w:sz="0" w:space="0" w:color="auto"/>
            <w:right w:val="none" w:sz="0" w:space="0" w:color="auto"/>
          </w:divBdr>
        </w:div>
        <w:div w:id="1130854797">
          <w:marLeft w:val="0"/>
          <w:marRight w:val="0"/>
          <w:marTop w:val="0"/>
          <w:marBottom w:val="0"/>
          <w:divBdr>
            <w:top w:val="none" w:sz="0" w:space="0" w:color="auto"/>
            <w:left w:val="none" w:sz="0" w:space="0" w:color="auto"/>
            <w:bottom w:val="none" w:sz="0" w:space="0" w:color="auto"/>
            <w:right w:val="none" w:sz="0" w:space="0" w:color="auto"/>
          </w:divBdr>
        </w:div>
        <w:div w:id="1281840807">
          <w:marLeft w:val="0"/>
          <w:marRight w:val="0"/>
          <w:marTop w:val="0"/>
          <w:marBottom w:val="0"/>
          <w:divBdr>
            <w:top w:val="none" w:sz="0" w:space="0" w:color="auto"/>
            <w:left w:val="none" w:sz="0" w:space="0" w:color="auto"/>
            <w:bottom w:val="none" w:sz="0" w:space="0" w:color="auto"/>
            <w:right w:val="none" w:sz="0" w:space="0" w:color="auto"/>
          </w:divBdr>
        </w:div>
        <w:div w:id="1707411659">
          <w:marLeft w:val="0"/>
          <w:marRight w:val="0"/>
          <w:marTop w:val="0"/>
          <w:marBottom w:val="0"/>
          <w:divBdr>
            <w:top w:val="none" w:sz="0" w:space="0" w:color="auto"/>
            <w:left w:val="none" w:sz="0" w:space="0" w:color="auto"/>
            <w:bottom w:val="none" w:sz="0" w:space="0" w:color="auto"/>
            <w:right w:val="none" w:sz="0" w:space="0" w:color="auto"/>
          </w:divBdr>
        </w:div>
        <w:div w:id="1497645872">
          <w:marLeft w:val="0"/>
          <w:marRight w:val="0"/>
          <w:marTop w:val="0"/>
          <w:marBottom w:val="0"/>
          <w:divBdr>
            <w:top w:val="none" w:sz="0" w:space="0" w:color="auto"/>
            <w:left w:val="none" w:sz="0" w:space="0" w:color="auto"/>
            <w:bottom w:val="none" w:sz="0" w:space="0" w:color="auto"/>
            <w:right w:val="none" w:sz="0" w:space="0" w:color="auto"/>
          </w:divBdr>
        </w:div>
        <w:div w:id="836579144">
          <w:marLeft w:val="0"/>
          <w:marRight w:val="0"/>
          <w:marTop w:val="0"/>
          <w:marBottom w:val="0"/>
          <w:divBdr>
            <w:top w:val="none" w:sz="0" w:space="0" w:color="auto"/>
            <w:left w:val="none" w:sz="0" w:space="0" w:color="auto"/>
            <w:bottom w:val="none" w:sz="0" w:space="0" w:color="auto"/>
            <w:right w:val="none" w:sz="0" w:space="0" w:color="auto"/>
          </w:divBdr>
        </w:div>
        <w:div w:id="1683969693">
          <w:marLeft w:val="0"/>
          <w:marRight w:val="0"/>
          <w:marTop w:val="0"/>
          <w:marBottom w:val="0"/>
          <w:divBdr>
            <w:top w:val="none" w:sz="0" w:space="0" w:color="auto"/>
            <w:left w:val="none" w:sz="0" w:space="0" w:color="auto"/>
            <w:bottom w:val="none" w:sz="0" w:space="0" w:color="auto"/>
            <w:right w:val="none" w:sz="0" w:space="0" w:color="auto"/>
          </w:divBdr>
        </w:div>
        <w:div w:id="1872760156">
          <w:marLeft w:val="0"/>
          <w:marRight w:val="0"/>
          <w:marTop w:val="0"/>
          <w:marBottom w:val="0"/>
          <w:divBdr>
            <w:top w:val="none" w:sz="0" w:space="0" w:color="auto"/>
            <w:left w:val="none" w:sz="0" w:space="0" w:color="auto"/>
            <w:bottom w:val="none" w:sz="0" w:space="0" w:color="auto"/>
            <w:right w:val="none" w:sz="0" w:space="0" w:color="auto"/>
          </w:divBdr>
        </w:div>
        <w:div w:id="369375782">
          <w:marLeft w:val="0"/>
          <w:marRight w:val="0"/>
          <w:marTop w:val="0"/>
          <w:marBottom w:val="0"/>
          <w:divBdr>
            <w:top w:val="none" w:sz="0" w:space="0" w:color="auto"/>
            <w:left w:val="none" w:sz="0" w:space="0" w:color="auto"/>
            <w:bottom w:val="none" w:sz="0" w:space="0" w:color="auto"/>
            <w:right w:val="none" w:sz="0" w:space="0" w:color="auto"/>
          </w:divBdr>
        </w:div>
        <w:div w:id="1394430941">
          <w:marLeft w:val="0"/>
          <w:marRight w:val="0"/>
          <w:marTop w:val="0"/>
          <w:marBottom w:val="0"/>
          <w:divBdr>
            <w:top w:val="none" w:sz="0" w:space="0" w:color="auto"/>
            <w:left w:val="none" w:sz="0" w:space="0" w:color="auto"/>
            <w:bottom w:val="none" w:sz="0" w:space="0" w:color="auto"/>
            <w:right w:val="none" w:sz="0" w:space="0" w:color="auto"/>
          </w:divBdr>
        </w:div>
        <w:div w:id="2020229403">
          <w:marLeft w:val="0"/>
          <w:marRight w:val="0"/>
          <w:marTop w:val="0"/>
          <w:marBottom w:val="0"/>
          <w:divBdr>
            <w:top w:val="none" w:sz="0" w:space="0" w:color="auto"/>
            <w:left w:val="none" w:sz="0" w:space="0" w:color="auto"/>
            <w:bottom w:val="none" w:sz="0" w:space="0" w:color="auto"/>
            <w:right w:val="none" w:sz="0" w:space="0" w:color="auto"/>
          </w:divBdr>
        </w:div>
        <w:div w:id="893001815">
          <w:marLeft w:val="0"/>
          <w:marRight w:val="0"/>
          <w:marTop w:val="0"/>
          <w:marBottom w:val="0"/>
          <w:divBdr>
            <w:top w:val="none" w:sz="0" w:space="0" w:color="auto"/>
            <w:left w:val="none" w:sz="0" w:space="0" w:color="auto"/>
            <w:bottom w:val="none" w:sz="0" w:space="0" w:color="auto"/>
            <w:right w:val="none" w:sz="0" w:space="0" w:color="auto"/>
          </w:divBdr>
        </w:div>
      </w:divsChild>
    </w:div>
    <w:div w:id="1040517480">
      <w:bodyDiv w:val="1"/>
      <w:marLeft w:val="0"/>
      <w:marRight w:val="0"/>
      <w:marTop w:val="0"/>
      <w:marBottom w:val="0"/>
      <w:divBdr>
        <w:top w:val="none" w:sz="0" w:space="0" w:color="auto"/>
        <w:left w:val="none" w:sz="0" w:space="0" w:color="auto"/>
        <w:bottom w:val="none" w:sz="0" w:space="0" w:color="auto"/>
        <w:right w:val="none" w:sz="0" w:space="0" w:color="auto"/>
      </w:divBdr>
    </w:div>
    <w:div w:id="1050377107">
      <w:bodyDiv w:val="1"/>
      <w:marLeft w:val="0"/>
      <w:marRight w:val="0"/>
      <w:marTop w:val="0"/>
      <w:marBottom w:val="0"/>
      <w:divBdr>
        <w:top w:val="none" w:sz="0" w:space="0" w:color="auto"/>
        <w:left w:val="none" w:sz="0" w:space="0" w:color="auto"/>
        <w:bottom w:val="none" w:sz="0" w:space="0" w:color="auto"/>
        <w:right w:val="none" w:sz="0" w:space="0" w:color="auto"/>
      </w:divBdr>
    </w:div>
    <w:div w:id="1066614267">
      <w:bodyDiv w:val="1"/>
      <w:marLeft w:val="0"/>
      <w:marRight w:val="0"/>
      <w:marTop w:val="0"/>
      <w:marBottom w:val="0"/>
      <w:divBdr>
        <w:top w:val="none" w:sz="0" w:space="0" w:color="auto"/>
        <w:left w:val="none" w:sz="0" w:space="0" w:color="auto"/>
        <w:bottom w:val="none" w:sz="0" w:space="0" w:color="auto"/>
        <w:right w:val="none" w:sz="0" w:space="0" w:color="auto"/>
      </w:divBdr>
    </w:div>
    <w:div w:id="1068260653">
      <w:bodyDiv w:val="1"/>
      <w:marLeft w:val="0"/>
      <w:marRight w:val="0"/>
      <w:marTop w:val="0"/>
      <w:marBottom w:val="0"/>
      <w:divBdr>
        <w:top w:val="none" w:sz="0" w:space="0" w:color="auto"/>
        <w:left w:val="none" w:sz="0" w:space="0" w:color="auto"/>
        <w:bottom w:val="none" w:sz="0" w:space="0" w:color="auto"/>
        <w:right w:val="none" w:sz="0" w:space="0" w:color="auto"/>
      </w:divBdr>
    </w:div>
    <w:div w:id="1108891028">
      <w:bodyDiv w:val="1"/>
      <w:marLeft w:val="0"/>
      <w:marRight w:val="0"/>
      <w:marTop w:val="0"/>
      <w:marBottom w:val="0"/>
      <w:divBdr>
        <w:top w:val="none" w:sz="0" w:space="0" w:color="auto"/>
        <w:left w:val="none" w:sz="0" w:space="0" w:color="auto"/>
        <w:bottom w:val="none" w:sz="0" w:space="0" w:color="auto"/>
        <w:right w:val="none" w:sz="0" w:space="0" w:color="auto"/>
      </w:divBdr>
    </w:div>
    <w:div w:id="1120026694">
      <w:bodyDiv w:val="1"/>
      <w:marLeft w:val="0"/>
      <w:marRight w:val="0"/>
      <w:marTop w:val="0"/>
      <w:marBottom w:val="0"/>
      <w:divBdr>
        <w:top w:val="none" w:sz="0" w:space="0" w:color="auto"/>
        <w:left w:val="none" w:sz="0" w:space="0" w:color="auto"/>
        <w:bottom w:val="none" w:sz="0" w:space="0" w:color="auto"/>
        <w:right w:val="none" w:sz="0" w:space="0" w:color="auto"/>
      </w:divBdr>
      <w:divsChild>
        <w:div w:id="758134605">
          <w:marLeft w:val="0"/>
          <w:marRight w:val="0"/>
          <w:marTop w:val="0"/>
          <w:marBottom w:val="0"/>
          <w:divBdr>
            <w:top w:val="none" w:sz="0" w:space="0" w:color="auto"/>
            <w:left w:val="none" w:sz="0" w:space="0" w:color="auto"/>
            <w:bottom w:val="none" w:sz="0" w:space="0" w:color="auto"/>
            <w:right w:val="none" w:sz="0" w:space="0" w:color="auto"/>
          </w:divBdr>
        </w:div>
        <w:div w:id="494877948">
          <w:marLeft w:val="0"/>
          <w:marRight w:val="0"/>
          <w:marTop w:val="0"/>
          <w:marBottom w:val="0"/>
          <w:divBdr>
            <w:top w:val="none" w:sz="0" w:space="0" w:color="auto"/>
            <w:left w:val="none" w:sz="0" w:space="0" w:color="auto"/>
            <w:bottom w:val="none" w:sz="0" w:space="0" w:color="auto"/>
            <w:right w:val="none" w:sz="0" w:space="0" w:color="auto"/>
          </w:divBdr>
        </w:div>
        <w:div w:id="1004939791">
          <w:marLeft w:val="0"/>
          <w:marRight w:val="0"/>
          <w:marTop w:val="0"/>
          <w:marBottom w:val="0"/>
          <w:divBdr>
            <w:top w:val="none" w:sz="0" w:space="0" w:color="auto"/>
            <w:left w:val="none" w:sz="0" w:space="0" w:color="auto"/>
            <w:bottom w:val="none" w:sz="0" w:space="0" w:color="auto"/>
            <w:right w:val="none" w:sz="0" w:space="0" w:color="auto"/>
          </w:divBdr>
        </w:div>
        <w:div w:id="468210688">
          <w:marLeft w:val="0"/>
          <w:marRight w:val="0"/>
          <w:marTop w:val="0"/>
          <w:marBottom w:val="0"/>
          <w:divBdr>
            <w:top w:val="none" w:sz="0" w:space="0" w:color="auto"/>
            <w:left w:val="none" w:sz="0" w:space="0" w:color="auto"/>
            <w:bottom w:val="none" w:sz="0" w:space="0" w:color="auto"/>
            <w:right w:val="none" w:sz="0" w:space="0" w:color="auto"/>
          </w:divBdr>
        </w:div>
        <w:div w:id="935601244">
          <w:marLeft w:val="0"/>
          <w:marRight w:val="0"/>
          <w:marTop w:val="0"/>
          <w:marBottom w:val="0"/>
          <w:divBdr>
            <w:top w:val="none" w:sz="0" w:space="0" w:color="auto"/>
            <w:left w:val="none" w:sz="0" w:space="0" w:color="auto"/>
            <w:bottom w:val="none" w:sz="0" w:space="0" w:color="auto"/>
            <w:right w:val="none" w:sz="0" w:space="0" w:color="auto"/>
          </w:divBdr>
        </w:div>
        <w:div w:id="32121446">
          <w:marLeft w:val="0"/>
          <w:marRight w:val="0"/>
          <w:marTop w:val="0"/>
          <w:marBottom w:val="0"/>
          <w:divBdr>
            <w:top w:val="none" w:sz="0" w:space="0" w:color="auto"/>
            <w:left w:val="none" w:sz="0" w:space="0" w:color="auto"/>
            <w:bottom w:val="none" w:sz="0" w:space="0" w:color="auto"/>
            <w:right w:val="none" w:sz="0" w:space="0" w:color="auto"/>
          </w:divBdr>
        </w:div>
        <w:div w:id="795562851">
          <w:marLeft w:val="0"/>
          <w:marRight w:val="0"/>
          <w:marTop w:val="0"/>
          <w:marBottom w:val="0"/>
          <w:divBdr>
            <w:top w:val="none" w:sz="0" w:space="0" w:color="auto"/>
            <w:left w:val="none" w:sz="0" w:space="0" w:color="auto"/>
            <w:bottom w:val="none" w:sz="0" w:space="0" w:color="auto"/>
            <w:right w:val="none" w:sz="0" w:space="0" w:color="auto"/>
          </w:divBdr>
        </w:div>
        <w:div w:id="267398271">
          <w:marLeft w:val="0"/>
          <w:marRight w:val="0"/>
          <w:marTop w:val="0"/>
          <w:marBottom w:val="0"/>
          <w:divBdr>
            <w:top w:val="none" w:sz="0" w:space="0" w:color="auto"/>
            <w:left w:val="none" w:sz="0" w:space="0" w:color="auto"/>
            <w:bottom w:val="none" w:sz="0" w:space="0" w:color="auto"/>
            <w:right w:val="none" w:sz="0" w:space="0" w:color="auto"/>
          </w:divBdr>
        </w:div>
        <w:div w:id="333343958">
          <w:marLeft w:val="0"/>
          <w:marRight w:val="0"/>
          <w:marTop w:val="0"/>
          <w:marBottom w:val="0"/>
          <w:divBdr>
            <w:top w:val="none" w:sz="0" w:space="0" w:color="auto"/>
            <w:left w:val="none" w:sz="0" w:space="0" w:color="auto"/>
            <w:bottom w:val="none" w:sz="0" w:space="0" w:color="auto"/>
            <w:right w:val="none" w:sz="0" w:space="0" w:color="auto"/>
          </w:divBdr>
        </w:div>
        <w:div w:id="1810514656">
          <w:marLeft w:val="0"/>
          <w:marRight w:val="0"/>
          <w:marTop w:val="0"/>
          <w:marBottom w:val="0"/>
          <w:divBdr>
            <w:top w:val="none" w:sz="0" w:space="0" w:color="auto"/>
            <w:left w:val="none" w:sz="0" w:space="0" w:color="auto"/>
            <w:bottom w:val="none" w:sz="0" w:space="0" w:color="auto"/>
            <w:right w:val="none" w:sz="0" w:space="0" w:color="auto"/>
          </w:divBdr>
        </w:div>
        <w:div w:id="665085331">
          <w:marLeft w:val="0"/>
          <w:marRight w:val="0"/>
          <w:marTop w:val="0"/>
          <w:marBottom w:val="0"/>
          <w:divBdr>
            <w:top w:val="none" w:sz="0" w:space="0" w:color="auto"/>
            <w:left w:val="none" w:sz="0" w:space="0" w:color="auto"/>
            <w:bottom w:val="none" w:sz="0" w:space="0" w:color="auto"/>
            <w:right w:val="none" w:sz="0" w:space="0" w:color="auto"/>
          </w:divBdr>
        </w:div>
        <w:div w:id="1587231324">
          <w:marLeft w:val="0"/>
          <w:marRight w:val="0"/>
          <w:marTop w:val="0"/>
          <w:marBottom w:val="0"/>
          <w:divBdr>
            <w:top w:val="none" w:sz="0" w:space="0" w:color="auto"/>
            <w:left w:val="none" w:sz="0" w:space="0" w:color="auto"/>
            <w:bottom w:val="none" w:sz="0" w:space="0" w:color="auto"/>
            <w:right w:val="none" w:sz="0" w:space="0" w:color="auto"/>
          </w:divBdr>
        </w:div>
        <w:div w:id="1866480977">
          <w:marLeft w:val="0"/>
          <w:marRight w:val="0"/>
          <w:marTop w:val="0"/>
          <w:marBottom w:val="0"/>
          <w:divBdr>
            <w:top w:val="none" w:sz="0" w:space="0" w:color="auto"/>
            <w:left w:val="none" w:sz="0" w:space="0" w:color="auto"/>
            <w:bottom w:val="none" w:sz="0" w:space="0" w:color="auto"/>
            <w:right w:val="none" w:sz="0" w:space="0" w:color="auto"/>
          </w:divBdr>
        </w:div>
        <w:div w:id="1708986921">
          <w:marLeft w:val="0"/>
          <w:marRight w:val="0"/>
          <w:marTop w:val="0"/>
          <w:marBottom w:val="0"/>
          <w:divBdr>
            <w:top w:val="none" w:sz="0" w:space="0" w:color="auto"/>
            <w:left w:val="none" w:sz="0" w:space="0" w:color="auto"/>
            <w:bottom w:val="none" w:sz="0" w:space="0" w:color="auto"/>
            <w:right w:val="none" w:sz="0" w:space="0" w:color="auto"/>
          </w:divBdr>
        </w:div>
        <w:div w:id="1019938034">
          <w:marLeft w:val="0"/>
          <w:marRight w:val="0"/>
          <w:marTop w:val="0"/>
          <w:marBottom w:val="0"/>
          <w:divBdr>
            <w:top w:val="none" w:sz="0" w:space="0" w:color="auto"/>
            <w:left w:val="none" w:sz="0" w:space="0" w:color="auto"/>
            <w:bottom w:val="none" w:sz="0" w:space="0" w:color="auto"/>
            <w:right w:val="none" w:sz="0" w:space="0" w:color="auto"/>
          </w:divBdr>
        </w:div>
        <w:div w:id="1091245643">
          <w:marLeft w:val="0"/>
          <w:marRight w:val="0"/>
          <w:marTop w:val="0"/>
          <w:marBottom w:val="0"/>
          <w:divBdr>
            <w:top w:val="none" w:sz="0" w:space="0" w:color="auto"/>
            <w:left w:val="none" w:sz="0" w:space="0" w:color="auto"/>
            <w:bottom w:val="none" w:sz="0" w:space="0" w:color="auto"/>
            <w:right w:val="none" w:sz="0" w:space="0" w:color="auto"/>
          </w:divBdr>
        </w:div>
        <w:div w:id="682705974">
          <w:marLeft w:val="0"/>
          <w:marRight w:val="0"/>
          <w:marTop w:val="0"/>
          <w:marBottom w:val="0"/>
          <w:divBdr>
            <w:top w:val="none" w:sz="0" w:space="0" w:color="auto"/>
            <w:left w:val="none" w:sz="0" w:space="0" w:color="auto"/>
            <w:bottom w:val="none" w:sz="0" w:space="0" w:color="auto"/>
            <w:right w:val="none" w:sz="0" w:space="0" w:color="auto"/>
          </w:divBdr>
          <w:divsChild>
            <w:div w:id="1093089727">
              <w:marLeft w:val="0"/>
              <w:marRight w:val="0"/>
              <w:marTop w:val="0"/>
              <w:marBottom w:val="0"/>
              <w:divBdr>
                <w:top w:val="none" w:sz="0" w:space="0" w:color="auto"/>
                <w:left w:val="none" w:sz="0" w:space="0" w:color="auto"/>
                <w:bottom w:val="none" w:sz="0" w:space="0" w:color="auto"/>
                <w:right w:val="none" w:sz="0" w:space="0" w:color="auto"/>
              </w:divBdr>
            </w:div>
            <w:div w:id="1745420291">
              <w:marLeft w:val="0"/>
              <w:marRight w:val="0"/>
              <w:marTop w:val="0"/>
              <w:marBottom w:val="0"/>
              <w:divBdr>
                <w:top w:val="none" w:sz="0" w:space="0" w:color="auto"/>
                <w:left w:val="none" w:sz="0" w:space="0" w:color="auto"/>
                <w:bottom w:val="none" w:sz="0" w:space="0" w:color="auto"/>
                <w:right w:val="none" w:sz="0" w:space="0" w:color="auto"/>
              </w:divBdr>
            </w:div>
            <w:div w:id="1952515734">
              <w:marLeft w:val="0"/>
              <w:marRight w:val="0"/>
              <w:marTop w:val="0"/>
              <w:marBottom w:val="0"/>
              <w:divBdr>
                <w:top w:val="none" w:sz="0" w:space="0" w:color="auto"/>
                <w:left w:val="none" w:sz="0" w:space="0" w:color="auto"/>
                <w:bottom w:val="none" w:sz="0" w:space="0" w:color="auto"/>
                <w:right w:val="none" w:sz="0" w:space="0" w:color="auto"/>
              </w:divBdr>
            </w:div>
            <w:div w:id="807355484">
              <w:marLeft w:val="0"/>
              <w:marRight w:val="0"/>
              <w:marTop w:val="0"/>
              <w:marBottom w:val="0"/>
              <w:divBdr>
                <w:top w:val="none" w:sz="0" w:space="0" w:color="auto"/>
                <w:left w:val="none" w:sz="0" w:space="0" w:color="auto"/>
                <w:bottom w:val="none" w:sz="0" w:space="0" w:color="auto"/>
                <w:right w:val="none" w:sz="0" w:space="0" w:color="auto"/>
              </w:divBdr>
            </w:div>
          </w:divsChild>
        </w:div>
        <w:div w:id="1280455236">
          <w:marLeft w:val="0"/>
          <w:marRight w:val="0"/>
          <w:marTop w:val="0"/>
          <w:marBottom w:val="0"/>
          <w:divBdr>
            <w:top w:val="none" w:sz="0" w:space="0" w:color="auto"/>
            <w:left w:val="none" w:sz="0" w:space="0" w:color="auto"/>
            <w:bottom w:val="none" w:sz="0" w:space="0" w:color="auto"/>
            <w:right w:val="none" w:sz="0" w:space="0" w:color="auto"/>
          </w:divBdr>
          <w:divsChild>
            <w:div w:id="1607810374">
              <w:marLeft w:val="0"/>
              <w:marRight w:val="0"/>
              <w:marTop w:val="0"/>
              <w:marBottom w:val="0"/>
              <w:divBdr>
                <w:top w:val="none" w:sz="0" w:space="0" w:color="auto"/>
                <w:left w:val="none" w:sz="0" w:space="0" w:color="auto"/>
                <w:bottom w:val="none" w:sz="0" w:space="0" w:color="auto"/>
                <w:right w:val="none" w:sz="0" w:space="0" w:color="auto"/>
              </w:divBdr>
            </w:div>
            <w:div w:id="1273705050">
              <w:marLeft w:val="0"/>
              <w:marRight w:val="0"/>
              <w:marTop w:val="0"/>
              <w:marBottom w:val="0"/>
              <w:divBdr>
                <w:top w:val="none" w:sz="0" w:space="0" w:color="auto"/>
                <w:left w:val="none" w:sz="0" w:space="0" w:color="auto"/>
                <w:bottom w:val="none" w:sz="0" w:space="0" w:color="auto"/>
                <w:right w:val="none" w:sz="0" w:space="0" w:color="auto"/>
              </w:divBdr>
            </w:div>
            <w:div w:id="865364042">
              <w:marLeft w:val="0"/>
              <w:marRight w:val="0"/>
              <w:marTop w:val="0"/>
              <w:marBottom w:val="0"/>
              <w:divBdr>
                <w:top w:val="none" w:sz="0" w:space="0" w:color="auto"/>
                <w:left w:val="none" w:sz="0" w:space="0" w:color="auto"/>
                <w:bottom w:val="none" w:sz="0" w:space="0" w:color="auto"/>
                <w:right w:val="none" w:sz="0" w:space="0" w:color="auto"/>
              </w:divBdr>
            </w:div>
            <w:div w:id="455217482">
              <w:marLeft w:val="0"/>
              <w:marRight w:val="0"/>
              <w:marTop w:val="0"/>
              <w:marBottom w:val="0"/>
              <w:divBdr>
                <w:top w:val="none" w:sz="0" w:space="0" w:color="auto"/>
                <w:left w:val="none" w:sz="0" w:space="0" w:color="auto"/>
                <w:bottom w:val="none" w:sz="0" w:space="0" w:color="auto"/>
                <w:right w:val="none" w:sz="0" w:space="0" w:color="auto"/>
              </w:divBdr>
            </w:div>
            <w:div w:id="1838879640">
              <w:marLeft w:val="0"/>
              <w:marRight w:val="0"/>
              <w:marTop w:val="0"/>
              <w:marBottom w:val="0"/>
              <w:divBdr>
                <w:top w:val="none" w:sz="0" w:space="0" w:color="auto"/>
                <w:left w:val="none" w:sz="0" w:space="0" w:color="auto"/>
                <w:bottom w:val="none" w:sz="0" w:space="0" w:color="auto"/>
                <w:right w:val="none" w:sz="0" w:space="0" w:color="auto"/>
              </w:divBdr>
            </w:div>
          </w:divsChild>
        </w:div>
        <w:div w:id="1479299445">
          <w:marLeft w:val="0"/>
          <w:marRight w:val="0"/>
          <w:marTop w:val="0"/>
          <w:marBottom w:val="0"/>
          <w:divBdr>
            <w:top w:val="none" w:sz="0" w:space="0" w:color="auto"/>
            <w:left w:val="none" w:sz="0" w:space="0" w:color="auto"/>
            <w:bottom w:val="none" w:sz="0" w:space="0" w:color="auto"/>
            <w:right w:val="none" w:sz="0" w:space="0" w:color="auto"/>
          </w:divBdr>
          <w:divsChild>
            <w:div w:id="975839179">
              <w:marLeft w:val="0"/>
              <w:marRight w:val="0"/>
              <w:marTop w:val="0"/>
              <w:marBottom w:val="0"/>
              <w:divBdr>
                <w:top w:val="none" w:sz="0" w:space="0" w:color="auto"/>
                <w:left w:val="none" w:sz="0" w:space="0" w:color="auto"/>
                <w:bottom w:val="none" w:sz="0" w:space="0" w:color="auto"/>
                <w:right w:val="none" w:sz="0" w:space="0" w:color="auto"/>
              </w:divBdr>
            </w:div>
            <w:div w:id="1629434725">
              <w:marLeft w:val="0"/>
              <w:marRight w:val="0"/>
              <w:marTop w:val="0"/>
              <w:marBottom w:val="0"/>
              <w:divBdr>
                <w:top w:val="none" w:sz="0" w:space="0" w:color="auto"/>
                <w:left w:val="none" w:sz="0" w:space="0" w:color="auto"/>
                <w:bottom w:val="none" w:sz="0" w:space="0" w:color="auto"/>
                <w:right w:val="none" w:sz="0" w:space="0" w:color="auto"/>
              </w:divBdr>
            </w:div>
            <w:div w:id="2002541401">
              <w:marLeft w:val="0"/>
              <w:marRight w:val="0"/>
              <w:marTop w:val="0"/>
              <w:marBottom w:val="0"/>
              <w:divBdr>
                <w:top w:val="none" w:sz="0" w:space="0" w:color="auto"/>
                <w:left w:val="none" w:sz="0" w:space="0" w:color="auto"/>
                <w:bottom w:val="none" w:sz="0" w:space="0" w:color="auto"/>
                <w:right w:val="none" w:sz="0" w:space="0" w:color="auto"/>
              </w:divBdr>
            </w:div>
            <w:div w:id="1804732849">
              <w:marLeft w:val="0"/>
              <w:marRight w:val="0"/>
              <w:marTop w:val="0"/>
              <w:marBottom w:val="0"/>
              <w:divBdr>
                <w:top w:val="none" w:sz="0" w:space="0" w:color="auto"/>
                <w:left w:val="none" w:sz="0" w:space="0" w:color="auto"/>
                <w:bottom w:val="none" w:sz="0" w:space="0" w:color="auto"/>
                <w:right w:val="none" w:sz="0" w:space="0" w:color="auto"/>
              </w:divBdr>
            </w:div>
          </w:divsChild>
        </w:div>
        <w:div w:id="1860658909">
          <w:marLeft w:val="0"/>
          <w:marRight w:val="0"/>
          <w:marTop w:val="0"/>
          <w:marBottom w:val="0"/>
          <w:divBdr>
            <w:top w:val="none" w:sz="0" w:space="0" w:color="auto"/>
            <w:left w:val="none" w:sz="0" w:space="0" w:color="auto"/>
            <w:bottom w:val="none" w:sz="0" w:space="0" w:color="auto"/>
            <w:right w:val="none" w:sz="0" w:space="0" w:color="auto"/>
          </w:divBdr>
          <w:divsChild>
            <w:div w:id="1366448447">
              <w:marLeft w:val="0"/>
              <w:marRight w:val="0"/>
              <w:marTop w:val="0"/>
              <w:marBottom w:val="0"/>
              <w:divBdr>
                <w:top w:val="none" w:sz="0" w:space="0" w:color="auto"/>
                <w:left w:val="none" w:sz="0" w:space="0" w:color="auto"/>
                <w:bottom w:val="none" w:sz="0" w:space="0" w:color="auto"/>
                <w:right w:val="none" w:sz="0" w:space="0" w:color="auto"/>
              </w:divBdr>
            </w:div>
            <w:div w:id="1845783628">
              <w:marLeft w:val="0"/>
              <w:marRight w:val="0"/>
              <w:marTop w:val="0"/>
              <w:marBottom w:val="0"/>
              <w:divBdr>
                <w:top w:val="none" w:sz="0" w:space="0" w:color="auto"/>
                <w:left w:val="none" w:sz="0" w:space="0" w:color="auto"/>
                <w:bottom w:val="none" w:sz="0" w:space="0" w:color="auto"/>
                <w:right w:val="none" w:sz="0" w:space="0" w:color="auto"/>
              </w:divBdr>
            </w:div>
            <w:div w:id="1074162128">
              <w:marLeft w:val="0"/>
              <w:marRight w:val="0"/>
              <w:marTop w:val="0"/>
              <w:marBottom w:val="0"/>
              <w:divBdr>
                <w:top w:val="none" w:sz="0" w:space="0" w:color="auto"/>
                <w:left w:val="none" w:sz="0" w:space="0" w:color="auto"/>
                <w:bottom w:val="none" w:sz="0" w:space="0" w:color="auto"/>
                <w:right w:val="none" w:sz="0" w:space="0" w:color="auto"/>
              </w:divBdr>
            </w:div>
            <w:div w:id="2124419220">
              <w:marLeft w:val="0"/>
              <w:marRight w:val="0"/>
              <w:marTop w:val="0"/>
              <w:marBottom w:val="0"/>
              <w:divBdr>
                <w:top w:val="none" w:sz="0" w:space="0" w:color="auto"/>
                <w:left w:val="none" w:sz="0" w:space="0" w:color="auto"/>
                <w:bottom w:val="none" w:sz="0" w:space="0" w:color="auto"/>
                <w:right w:val="none" w:sz="0" w:space="0" w:color="auto"/>
              </w:divBdr>
            </w:div>
            <w:div w:id="40593665">
              <w:marLeft w:val="0"/>
              <w:marRight w:val="0"/>
              <w:marTop w:val="0"/>
              <w:marBottom w:val="0"/>
              <w:divBdr>
                <w:top w:val="none" w:sz="0" w:space="0" w:color="auto"/>
                <w:left w:val="none" w:sz="0" w:space="0" w:color="auto"/>
                <w:bottom w:val="none" w:sz="0" w:space="0" w:color="auto"/>
                <w:right w:val="none" w:sz="0" w:space="0" w:color="auto"/>
              </w:divBdr>
            </w:div>
          </w:divsChild>
        </w:div>
        <w:div w:id="1582987676">
          <w:marLeft w:val="0"/>
          <w:marRight w:val="0"/>
          <w:marTop w:val="0"/>
          <w:marBottom w:val="0"/>
          <w:divBdr>
            <w:top w:val="none" w:sz="0" w:space="0" w:color="auto"/>
            <w:left w:val="none" w:sz="0" w:space="0" w:color="auto"/>
            <w:bottom w:val="none" w:sz="0" w:space="0" w:color="auto"/>
            <w:right w:val="none" w:sz="0" w:space="0" w:color="auto"/>
          </w:divBdr>
        </w:div>
        <w:div w:id="1958825669">
          <w:marLeft w:val="0"/>
          <w:marRight w:val="0"/>
          <w:marTop w:val="0"/>
          <w:marBottom w:val="0"/>
          <w:divBdr>
            <w:top w:val="none" w:sz="0" w:space="0" w:color="auto"/>
            <w:left w:val="none" w:sz="0" w:space="0" w:color="auto"/>
            <w:bottom w:val="none" w:sz="0" w:space="0" w:color="auto"/>
            <w:right w:val="none" w:sz="0" w:space="0" w:color="auto"/>
          </w:divBdr>
        </w:div>
        <w:div w:id="25375631">
          <w:marLeft w:val="0"/>
          <w:marRight w:val="0"/>
          <w:marTop w:val="0"/>
          <w:marBottom w:val="0"/>
          <w:divBdr>
            <w:top w:val="none" w:sz="0" w:space="0" w:color="auto"/>
            <w:left w:val="none" w:sz="0" w:space="0" w:color="auto"/>
            <w:bottom w:val="none" w:sz="0" w:space="0" w:color="auto"/>
            <w:right w:val="none" w:sz="0" w:space="0" w:color="auto"/>
          </w:divBdr>
        </w:div>
        <w:div w:id="362288827">
          <w:marLeft w:val="0"/>
          <w:marRight w:val="0"/>
          <w:marTop w:val="0"/>
          <w:marBottom w:val="0"/>
          <w:divBdr>
            <w:top w:val="none" w:sz="0" w:space="0" w:color="auto"/>
            <w:left w:val="none" w:sz="0" w:space="0" w:color="auto"/>
            <w:bottom w:val="none" w:sz="0" w:space="0" w:color="auto"/>
            <w:right w:val="none" w:sz="0" w:space="0" w:color="auto"/>
          </w:divBdr>
        </w:div>
        <w:div w:id="138159093">
          <w:marLeft w:val="0"/>
          <w:marRight w:val="0"/>
          <w:marTop w:val="0"/>
          <w:marBottom w:val="0"/>
          <w:divBdr>
            <w:top w:val="none" w:sz="0" w:space="0" w:color="auto"/>
            <w:left w:val="none" w:sz="0" w:space="0" w:color="auto"/>
            <w:bottom w:val="none" w:sz="0" w:space="0" w:color="auto"/>
            <w:right w:val="none" w:sz="0" w:space="0" w:color="auto"/>
          </w:divBdr>
        </w:div>
        <w:div w:id="1844079717">
          <w:marLeft w:val="0"/>
          <w:marRight w:val="0"/>
          <w:marTop w:val="0"/>
          <w:marBottom w:val="0"/>
          <w:divBdr>
            <w:top w:val="none" w:sz="0" w:space="0" w:color="auto"/>
            <w:left w:val="none" w:sz="0" w:space="0" w:color="auto"/>
            <w:bottom w:val="none" w:sz="0" w:space="0" w:color="auto"/>
            <w:right w:val="none" w:sz="0" w:space="0" w:color="auto"/>
          </w:divBdr>
        </w:div>
        <w:div w:id="133765261">
          <w:marLeft w:val="0"/>
          <w:marRight w:val="0"/>
          <w:marTop w:val="0"/>
          <w:marBottom w:val="0"/>
          <w:divBdr>
            <w:top w:val="none" w:sz="0" w:space="0" w:color="auto"/>
            <w:left w:val="none" w:sz="0" w:space="0" w:color="auto"/>
            <w:bottom w:val="none" w:sz="0" w:space="0" w:color="auto"/>
            <w:right w:val="none" w:sz="0" w:space="0" w:color="auto"/>
          </w:divBdr>
        </w:div>
        <w:div w:id="1487745528">
          <w:marLeft w:val="0"/>
          <w:marRight w:val="0"/>
          <w:marTop w:val="0"/>
          <w:marBottom w:val="0"/>
          <w:divBdr>
            <w:top w:val="none" w:sz="0" w:space="0" w:color="auto"/>
            <w:left w:val="none" w:sz="0" w:space="0" w:color="auto"/>
            <w:bottom w:val="none" w:sz="0" w:space="0" w:color="auto"/>
            <w:right w:val="none" w:sz="0" w:space="0" w:color="auto"/>
          </w:divBdr>
        </w:div>
        <w:div w:id="74058589">
          <w:marLeft w:val="0"/>
          <w:marRight w:val="0"/>
          <w:marTop w:val="0"/>
          <w:marBottom w:val="0"/>
          <w:divBdr>
            <w:top w:val="none" w:sz="0" w:space="0" w:color="auto"/>
            <w:left w:val="none" w:sz="0" w:space="0" w:color="auto"/>
            <w:bottom w:val="none" w:sz="0" w:space="0" w:color="auto"/>
            <w:right w:val="none" w:sz="0" w:space="0" w:color="auto"/>
          </w:divBdr>
        </w:div>
        <w:div w:id="1797942852">
          <w:marLeft w:val="0"/>
          <w:marRight w:val="0"/>
          <w:marTop w:val="0"/>
          <w:marBottom w:val="0"/>
          <w:divBdr>
            <w:top w:val="none" w:sz="0" w:space="0" w:color="auto"/>
            <w:left w:val="none" w:sz="0" w:space="0" w:color="auto"/>
            <w:bottom w:val="none" w:sz="0" w:space="0" w:color="auto"/>
            <w:right w:val="none" w:sz="0" w:space="0" w:color="auto"/>
          </w:divBdr>
        </w:div>
        <w:div w:id="1636568008">
          <w:marLeft w:val="0"/>
          <w:marRight w:val="0"/>
          <w:marTop w:val="0"/>
          <w:marBottom w:val="0"/>
          <w:divBdr>
            <w:top w:val="none" w:sz="0" w:space="0" w:color="auto"/>
            <w:left w:val="none" w:sz="0" w:space="0" w:color="auto"/>
            <w:bottom w:val="none" w:sz="0" w:space="0" w:color="auto"/>
            <w:right w:val="none" w:sz="0" w:space="0" w:color="auto"/>
          </w:divBdr>
          <w:divsChild>
            <w:div w:id="1045452289">
              <w:marLeft w:val="0"/>
              <w:marRight w:val="0"/>
              <w:marTop w:val="0"/>
              <w:marBottom w:val="0"/>
              <w:divBdr>
                <w:top w:val="none" w:sz="0" w:space="0" w:color="auto"/>
                <w:left w:val="none" w:sz="0" w:space="0" w:color="auto"/>
                <w:bottom w:val="none" w:sz="0" w:space="0" w:color="auto"/>
                <w:right w:val="none" w:sz="0" w:space="0" w:color="auto"/>
              </w:divBdr>
            </w:div>
            <w:div w:id="2115862187">
              <w:marLeft w:val="0"/>
              <w:marRight w:val="0"/>
              <w:marTop w:val="0"/>
              <w:marBottom w:val="0"/>
              <w:divBdr>
                <w:top w:val="none" w:sz="0" w:space="0" w:color="auto"/>
                <w:left w:val="none" w:sz="0" w:space="0" w:color="auto"/>
                <w:bottom w:val="none" w:sz="0" w:space="0" w:color="auto"/>
                <w:right w:val="none" w:sz="0" w:space="0" w:color="auto"/>
              </w:divBdr>
            </w:div>
            <w:div w:id="269434901">
              <w:marLeft w:val="0"/>
              <w:marRight w:val="0"/>
              <w:marTop w:val="0"/>
              <w:marBottom w:val="0"/>
              <w:divBdr>
                <w:top w:val="none" w:sz="0" w:space="0" w:color="auto"/>
                <w:left w:val="none" w:sz="0" w:space="0" w:color="auto"/>
                <w:bottom w:val="none" w:sz="0" w:space="0" w:color="auto"/>
                <w:right w:val="none" w:sz="0" w:space="0" w:color="auto"/>
              </w:divBdr>
            </w:div>
            <w:div w:id="513999919">
              <w:marLeft w:val="0"/>
              <w:marRight w:val="0"/>
              <w:marTop w:val="0"/>
              <w:marBottom w:val="0"/>
              <w:divBdr>
                <w:top w:val="none" w:sz="0" w:space="0" w:color="auto"/>
                <w:left w:val="none" w:sz="0" w:space="0" w:color="auto"/>
                <w:bottom w:val="none" w:sz="0" w:space="0" w:color="auto"/>
                <w:right w:val="none" w:sz="0" w:space="0" w:color="auto"/>
              </w:divBdr>
            </w:div>
            <w:div w:id="301472022">
              <w:marLeft w:val="0"/>
              <w:marRight w:val="0"/>
              <w:marTop w:val="0"/>
              <w:marBottom w:val="0"/>
              <w:divBdr>
                <w:top w:val="none" w:sz="0" w:space="0" w:color="auto"/>
                <w:left w:val="none" w:sz="0" w:space="0" w:color="auto"/>
                <w:bottom w:val="none" w:sz="0" w:space="0" w:color="auto"/>
                <w:right w:val="none" w:sz="0" w:space="0" w:color="auto"/>
              </w:divBdr>
            </w:div>
          </w:divsChild>
        </w:div>
        <w:div w:id="808283253">
          <w:marLeft w:val="0"/>
          <w:marRight w:val="0"/>
          <w:marTop w:val="0"/>
          <w:marBottom w:val="0"/>
          <w:divBdr>
            <w:top w:val="none" w:sz="0" w:space="0" w:color="auto"/>
            <w:left w:val="none" w:sz="0" w:space="0" w:color="auto"/>
            <w:bottom w:val="none" w:sz="0" w:space="0" w:color="auto"/>
            <w:right w:val="none" w:sz="0" w:space="0" w:color="auto"/>
          </w:divBdr>
          <w:divsChild>
            <w:div w:id="1788812366">
              <w:marLeft w:val="0"/>
              <w:marRight w:val="0"/>
              <w:marTop w:val="0"/>
              <w:marBottom w:val="0"/>
              <w:divBdr>
                <w:top w:val="none" w:sz="0" w:space="0" w:color="auto"/>
                <w:left w:val="none" w:sz="0" w:space="0" w:color="auto"/>
                <w:bottom w:val="none" w:sz="0" w:space="0" w:color="auto"/>
                <w:right w:val="none" w:sz="0" w:space="0" w:color="auto"/>
              </w:divBdr>
            </w:div>
            <w:div w:id="2140682870">
              <w:marLeft w:val="0"/>
              <w:marRight w:val="0"/>
              <w:marTop w:val="0"/>
              <w:marBottom w:val="0"/>
              <w:divBdr>
                <w:top w:val="none" w:sz="0" w:space="0" w:color="auto"/>
                <w:left w:val="none" w:sz="0" w:space="0" w:color="auto"/>
                <w:bottom w:val="none" w:sz="0" w:space="0" w:color="auto"/>
                <w:right w:val="none" w:sz="0" w:space="0" w:color="auto"/>
              </w:divBdr>
            </w:div>
            <w:div w:id="2115590319">
              <w:marLeft w:val="0"/>
              <w:marRight w:val="0"/>
              <w:marTop w:val="0"/>
              <w:marBottom w:val="0"/>
              <w:divBdr>
                <w:top w:val="none" w:sz="0" w:space="0" w:color="auto"/>
                <w:left w:val="none" w:sz="0" w:space="0" w:color="auto"/>
                <w:bottom w:val="none" w:sz="0" w:space="0" w:color="auto"/>
                <w:right w:val="none" w:sz="0" w:space="0" w:color="auto"/>
              </w:divBdr>
            </w:div>
            <w:div w:id="524054007">
              <w:marLeft w:val="0"/>
              <w:marRight w:val="0"/>
              <w:marTop w:val="0"/>
              <w:marBottom w:val="0"/>
              <w:divBdr>
                <w:top w:val="none" w:sz="0" w:space="0" w:color="auto"/>
                <w:left w:val="none" w:sz="0" w:space="0" w:color="auto"/>
                <w:bottom w:val="none" w:sz="0" w:space="0" w:color="auto"/>
                <w:right w:val="none" w:sz="0" w:space="0" w:color="auto"/>
              </w:divBdr>
            </w:div>
            <w:div w:id="1660963790">
              <w:marLeft w:val="0"/>
              <w:marRight w:val="0"/>
              <w:marTop w:val="0"/>
              <w:marBottom w:val="0"/>
              <w:divBdr>
                <w:top w:val="none" w:sz="0" w:space="0" w:color="auto"/>
                <w:left w:val="none" w:sz="0" w:space="0" w:color="auto"/>
                <w:bottom w:val="none" w:sz="0" w:space="0" w:color="auto"/>
                <w:right w:val="none" w:sz="0" w:space="0" w:color="auto"/>
              </w:divBdr>
            </w:div>
          </w:divsChild>
        </w:div>
        <w:div w:id="2096628642">
          <w:marLeft w:val="0"/>
          <w:marRight w:val="0"/>
          <w:marTop w:val="0"/>
          <w:marBottom w:val="0"/>
          <w:divBdr>
            <w:top w:val="none" w:sz="0" w:space="0" w:color="auto"/>
            <w:left w:val="none" w:sz="0" w:space="0" w:color="auto"/>
            <w:bottom w:val="none" w:sz="0" w:space="0" w:color="auto"/>
            <w:right w:val="none" w:sz="0" w:space="0" w:color="auto"/>
          </w:divBdr>
          <w:divsChild>
            <w:div w:id="8068263">
              <w:marLeft w:val="0"/>
              <w:marRight w:val="0"/>
              <w:marTop w:val="0"/>
              <w:marBottom w:val="0"/>
              <w:divBdr>
                <w:top w:val="none" w:sz="0" w:space="0" w:color="auto"/>
                <w:left w:val="none" w:sz="0" w:space="0" w:color="auto"/>
                <w:bottom w:val="none" w:sz="0" w:space="0" w:color="auto"/>
                <w:right w:val="none" w:sz="0" w:space="0" w:color="auto"/>
              </w:divBdr>
            </w:div>
            <w:div w:id="399866247">
              <w:marLeft w:val="0"/>
              <w:marRight w:val="0"/>
              <w:marTop w:val="0"/>
              <w:marBottom w:val="0"/>
              <w:divBdr>
                <w:top w:val="none" w:sz="0" w:space="0" w:color="auto"/>
                <w:left w:val="none" w:sz="0" w:space="0" w:color="auto"/>
                <w:bottom w:val="none" w:sz="0" w:space="0" w:color="auto"/>
                <w:right w:val="none" w:sz="0" w:space="0" w:color="auto"/>
              </w:divBdr>
            </w:div>
            <w:div w:id="1474789116">
              <w:marLeft w:val="0"/>
              <w:marRight w:val="0"/>
              <w:marTop w:val="0"/>
              <w:marBottom w:val="0"/>
              <w:divBdr>
                <w:top w:val="none" w:sz="0" w:space="0" w:color="auto"/>
                <w:left w:val="none" w:sz="0" w:space="0" w:color="auto"/>
                <w:bottom w:val="none" w:sz="0" w:space="0" w:color="auto"/>
                <w:right w:val="none" w:sz="0" w:space="0" w:color="auto"/>
              </w:divBdr>
            </w:div>
            <w:div w:id="944725874">
              <w:marLeft w:val="0"/>
              <w:marRight w:val="0"/>
              <w:marTop w:val="0"/>
              <w:marBottom w:val="0"/>
              <w:divBdr>
                <w:top w:val="none" w:sz="0" w:space="0" w:color="auto"/>
                <w:left w:val="none" w:sz="0" w:space="0" w:color="auto"/>
                <w:bottom w:val="none" w:sz="0" w:space="0" w:color="auto"/>
                <w:right w:val="none" w:sz="0" w:space="0" w:color="auto"/>
              </w:divBdr>
            </w:div>
            <w:div w:id="1114399107">
              <w:marLeft w:val="0"/>
              <w:marRight w:val="0"/>
              <w:marTop w:val="0"/>
              <w:marBottom w:val="0"/>
              <w:divBdr>
                <w:top w:val="none" w:sz="0" w:space="0" w:color="auto"/>
                <w:left w:val="none" w:sz="0" w:space="0" w:color="auto"/>
                <w:bottom w:val="none" w:sz="0" w:space="0" w:color="auto"/>
                <w:right w:val="none" w:sz="0" w:space="0" w:color="auto"/>
              </w:divBdr>
            </w:div>
          </w:divsChild>
        </w:div>
        <w:div w:id="1566603465">
          <w:marLeft w:val="0"/>
          <w:marRight w:val="0"/>
          <w:marTop w:val="0"/>
          <w:marBottom w:val="0"/>
          <w:divBdr>
            <w:top w:val="none" w:sz="0" w:space="0" w:color="auto"/>
            <w:left w:val="none" w:sz="0" w:space="0" w:color="auto"/>
            <w:bottom w:val="none" w:sz="0" w:space="0" w:color="auto"/>
            <w:right w:val="none" w:sz="0" w:space="0" w:color="auto"/>
          </w:divBdr>
          <w:divsChild>
            <w:div w:id="1493178540">
              <w:marLeft w:val="0"/>
              <w:marRight w:val="0"/>
              <w:marTop w:val="0"/>
              <w:marBottom w:val="0"/>
              <w:divBdr>
                <w:top w:val="none" w:sz="0" w:space="0" w:color="auto"/>
                <w:left w:val="none" w:sz="0" w:space="0" w:color="auto"/>
                <w:bottom w:val="none" w:sz="0" w:space="0" w:color="auto"/>
                <w:right w:val="none" w:sz="0" w:space="0" w:color="auto"/>
              </w:divBdr>
            </w:div>
            <w:div w:id="421339344">
              <w:marLeft w:val="0"/>
              <w:marRight w:val="0"/>
              <w:marTop w:val="0"/>
              <w:marBottom w:val="0"/>
              <w:divBdr>
                <w:top w:val="none" w:sz="0" w:space="0" w:color="auto"/>
                <w:left w:val="none" w:sz="0" w:space="0" w:color="auto"/>
                <w:bottom w:val="none" w:sz="0" w:space="0" w:color="auto"/>
                <w:right w:val="none" w:sz="0" w:space="0" w:color="auto"/>
              </w:divBdr>
            </w:div>
            <w:div w:id="91905065">
              <w:marLeft w:val="0"/>
              <w:marRight w:val="0"/>
              <w:marTop w:val="0"/>
              <w:marBottom w:val="0"/>
              <w:divBdr>
                <w:top w:val="none" w:sz="0" w:space="0" w:color="auto"/>
                <w:left w:val="none" w:sz="0" w:space="0" w:color="auto"/>
                <w:bottom w:val="none" w:sz="0" w:space="0" w:color="auto"/>
                <w:right w:val="none" w:sz="0" w:space="0" w:color="auto"/>
              </w:divBdr>
            </w:div>
            <w:div w:id="1745571072">
              <w:marLeft w:val="0"/>
              <w:marRight w:val="0"/>
              <w:marTop w:val="0"/>
              <w:marBottom w:val="0"/>
              <w:divBdr>
                <w:top w:val="none" w:sz="0" w:space="0" w:color="auto"/>
                <w:left w:val="none" w:sz="0" w:space="0" w:color="auto"/>
                <w:bottom w:val="none" w:sz="0" w:space="0" w:color="auto"/>
                <w:right w:val="none" w:sz="0" w:space="0" w:color="auto"/>
              </w:divBdr>
            </w:div>
            <w:div w:id="1998731020">
              <w:marLeft w:val="0"/>
              <w:marRight w:val="0"/>
              <w:marTop w:val="0"/>
              <w:marBottom w:val="0"/>
              <w:divBdr>
                <w:top w:val="none" w:sz="0" w:space="0" w:color="auto"/>
                <w:left w:val="none" w:sz="0" w:space="0" w:color="auto"/>
                <w:bottom w:val="none" w:sz="0" w:space="0" w:color="auto"/>
                <w:right w:val="none" w:sz="0" w:space="0" w:color="auto"/>
              </w:divBdr>
            </w:div>
          </w:divsChild>
        </w:div>
        <w:div w:id="1491172787">
          <w:marLeft w:val="0"/>
          <w:marRight w:val="0"/>
          <w:marTop w:val="0"/>
          <w:marBottom w:val="0"/>
          <w:divBdr>
            <w:top w:val="none" w:sz="0" w:space="0" w:color="auto"/>
            <w:left w:val="none" w:sz="0" w:space="0" w:color="auto"/>
            <w:bottom w:val="none" w:sz="0" w:space="0" w:color="auto"/>
            <w:right w:val="none" w:sz="0" w:space="0" w:color="auto"/>
          </w:divBdr>
        </w:div>
        <w:div w:id="1887377687">
          <w:marLeft w:val="0"/>
          <w:marRight w:val="0"/>
          <w:marTop w:val="0"/>
          <w:marBottom w:val="0"/>
          <w:divBdr>
            <w:top w:val="none" w:sz="0" w:space="0" w:color="auto"/>
            <w:left w:val="none" w:sz="0" w:space="0" w:color="auto"/>
            <w:bottom w:val="none" w:sz="0" w:space="0" w:color="auto"/>
            <w:right w:val="none" w:sz="0" w:space="0" w:color="auto"/>
          </w:divBdr>
        </w:div>
        <w:div w:id="121265374">
          <w:marLeft w:val="0"/>
          <w:marRight w:val="0"/>
          <w:marTop w:val="0"/>
          <w:marBottom w:val="0"/>
          <w:divBdr>
            <w:top w:val="none" w:sz="0" w:space="0" w:color="auto"/>
            <w:left w:val="none" w:sz="0" w:space="0" w:color="auto"/>
            <w:bottom w:val="none" w:sz="0" w:space="0" w:color="auto"/>
            <w:right w:val="none" w:sz="0" w:space="0" w:color="auto"/>
          </w:divBdr>
        </w:div>
        <w:div w:id="1482191409">
          <w:marLeft w:val="0"/>
          <w:marRight w:val="0"/>
          <w:marTop w:val="0"/>
          <w:marBottom w:val="0"/>
          <w:divBdr>
            <w:top w:val="none" w:sz="0" w:space="0" w:color="auto"/>
            <w:left w:val="none" w:sz="0" w:space="0" w:color="auto"/>
            <w:bottom w:val="none" w:sz="0" w:space="0" w:color="auto"/>
            <w:right w:val="none" w:sz="0" w:space="0" w:color="auto"/>
          </w:divBdr>
        </w:div>
        <w:div w:id="2004159357">
          <w:marLeft w:val="0"/>
          <w:marRight w:val="0"/>
          <w:marTop w:val="0"/>
          <w:marBottom w:val="0"/>
          <w:divBdr>
            <w:top w:val="none" w:sz="0" w:space="0" w:color="auto"/>
            <w:left w:val="none" w:sz="0" w:space="0" w:color="auto"/>
            <w:bottom w:val="none" w:sz="0" w:space="0" w:color="auto"/>
            <w:right w:val="none" w:sz="0" w:space="0" w:color="auto"/>
          </w:divBdr>
        </w:div>
        <w:div w:id="1329138038">
          <w:marLeft w:val="0"/>
          <w:marRight w:val="0"/>
          <w:marTop w:val="0"/>
          <w:marBottom w:val="0"/>
          <w:divBdr>
            <w:top w:val="none" w:sz="0" w:space="0" w:color="auto"/>
            <w:left w:val="none" w:sz="0" w:space="0" w:color="auto"/>
            <w:bottom w:val="none" w:sz="0" w:space="0" w:color="auto"/>
            <w:right w:val="none" w:sz="0" w:space="0" w:color="auto"/>
          </w:divBdr>
        </w:div>
        <w:div w:id="144861443">
          <w:marLeft w:val="0"/>
          <w:marRight w:val="0"/>
          <w:marTop w:val="0"/>
          <w:marBottom w:val="0"/>
          <w:divBdr>
            <w:top w:val="none" w:sz="0" w:space="0" w:color="auto"/>
            <w:left w:val="none" w:sz="0" w:space="0" w:color="auto"/>
            <w:bottom w:val="none" w:sz="0" w:space="0" w:color="auto"/>
            <w:right w:val="none" w:sz="0" w:space="0" w:color="auto"/>
          </w:divBdr>
        </w:div>
        <w:div w:id="915672429">
          <w:marLeft w:val="0"/>
          <w:marRight w:val="0"/>
          <w:marTop w:val="0"/>
          <w:marBottom w:val="0"/>
          <w:divBdr>
            <w:top w:val="none" w:sz="0" w:space="0" w:color="auto"/>
            <w:left w:val="none" w:sz="0" w:space="0" w:color="auto"/>
            <w:bottom w:val="none" w:sz="0" w:space="0" w:color="auto"/>
            <w:right w:val="none" w:sz="0" w:space="0" w:color="auto"/>
          </w:divBdr>
        </w:div>
        <w:div w:id="376901477">
          <w:marLeft w:val="0"/>
          <w:marRight w:val="0"/>
          <w:marTop w:val="0"/>
          <w:marBottom w:val="0"/>
          <w:divBdr>
            <w:top w:val="none" w:sz="0" w:space="0" w:color="auto"/>
            <w:left w:val="none" w:sz="0" w:space="0" w:color="auto"/>
            <w:bottom w:val="none" w:sz="0" w:space="0" w:color="auto"/>
            <w:right w:val="none" w:sz="0" w:space="0" w:color="auto"/>
          </w:divBdr>
        </w:div>
        <w:div w:id="647901331">
          <w:marLeft w:val="0"/>
          <w:marRight w:val="0"/>
          <w:marTop w:val="0"/>
          <w:marBottom w:val="0"/>
          <w:divBdr>
            <w:top w:val="none" w:sz="0" w:space="0" w:color="auto"/>
            <w:left w:val="none" w:sz="0" w:space="0" w:color="auto"/>
            <w:bottom w:val="none" w:sz="0" w:space="0" w:color="auto"/>
            <w:right w:val="none" w:sz="0" w:space="0" w:color="auto"/>
          </w:divBdr>
        </w:div>
        <w:div w:id="449470979">
          <w:marLeft w:val="0"/>
          <w:marRight w:val="0"/>
          <w:marTop w:val="0"/>
          <w:marBottom w:val="0"/>
          <w:divBdr>
            <w:top w:val="none" w:sz="0" w:space="0" w:color="auto"/>
            <w:left w:val="none" w:sz="0" w:space="0" w:color="auto"/>
            <w:bottom w:val="none" w:sz="0" w:space="0" w:color="auto"/>
            <w:right w:val="none" w:sz="0" w:space="0" w:color="auto"/>
          </w:divBdr>
        </w:div>
        <w:div w:id="923106844">
          <w:marLeft w:val="0"/>
          <w:marRight w:val="0"/>
          <w:marTop w:val="0"/>
          <w:marBottom w:val="0"/>
          <w:divBdr>
            <w:top w:val="none" w:sz="0" w:space="0" w:color="auto"/>
            <w:left w:val="none" w:sz="0" w:space="0" w:color="auto"/>
            <w:bottom w:val="none" w:sz="0" w:space="0" w:color="auto"/>
            <w:right w:val="none" w:sz="0" w:space="0" w:color="auto"/>
          </w:divBdr>
        </w:div>
        <w:div w:id="313606338">
          <w:marLeft w:val="0"/>
          <w:marRight w:val="0"/>
          <w:marTop w:val="0"/>
          <w:marBottom w:val="0"/>
          <w:divBdr>
            <w:top w:val="none" w:sz="0" w:space="0" w:color="auto"/>
            <w:left w:val="none" w:sz="0" w:space="0" w:color="auto"/>
            <w:bottom w:val="none" w:sz="0" w:space="0" w:color="auto"/>
            <w:right w:val="none" w:sz="0" w:space="0" w:color="auto"/>
          </w:divBdr>
        </w:div>
        <w:div w:id="1602881325">
          <w:marLeft w:val="0"/>
          <w:marRight w:val="0"/>
          <w:marTop w:val="0"/>
          <w:marBottom w:val="0"/>
          <w:divBdr>
            <w:top w:val="none" w:sz="0" w:space="0" w:color="auto"/>
            <w:left w:val="none" w:sz="0" w:space="0" w:color="auto"/>
            <w:bottom w:val="none" w:sz="0" w:space="0" w:color="auto"/>
            <w:right w:val="none" w:sz="0" w:space="0" w:color="auto"/>
          </w:divBdr>
        </w:div>
      </w:divsChild>
    </w:div>
    <w:div w:id="1125536849">
      <w:bodyDiv w:val="1"/>
      <w:marLeft w:val="0"/>
      <w:marRight w:val="0"/>
      <w:marTop w:val="0"/>
      <w:marBottom w:val="0"/>
      <w:divBdr>
        <w:top w:val="none" w:sz="0" w:space="0" w:color="auto"/>
        <w:left w:val="none" w:sz="0" w:space="0" w:color="auto"/>
        <w:bottom w:val="none" w:sz="0" w:space="0" w:color="auto"/>
        <w:right w:val="none" w:sz="0" w:space="0" w:color="auto"/>
      </w:divBdr>
      <w:divsChild>
        <w:div w:id="1939949157">
          <w:marLeft w:val="0"/>
          <w:marRight w:val="0"/>
          <w:marTop w:val="0"/>
          <w:marBottom w:val="0"/>
          <w:divBdr>
            <w:top w:val="none" w:sz="0" w:space="0" w:color="auto"/>
            <w:left w:val="none" w:sz="0" w:space="0" w:color="auto"/>
            <w:bottom w:val="none" w:sz="0" w:space="0" w:color="auto"/>
            <w:right w:val="none" w:sz="0" w:space="0" w:color="auto"/>
          </w:divBdr>
        </w:div>
        <w:div w:id="643588381">
          <w:marLeft w:val="0"/>
          <w:marRight w:val="0"/>
          <w:marTop w:val="0"/>
          <w:marBottom w:val="0"/>
          <w:divBdr>
            <w:top w:val="none" w:sz="0" w:space="0" w:color="auto"/>
            <w:left w:val="none" w:sz="0" w:space="0" w:color="auto"/>
            <w:bottom w:val="none" w:sz="0" w:space="0" w:color="auto"/>
            <w:right w:val="none" w:sz="0" w:space="0" w:color="auto"/>
          </w:divBdr>
        </w:div>
        <w:div w:id="1095706066">
          <w:marLeft w:val="0"/>
          <w:marRight w:val="0"/>
          <w:marTop w:val="0"/>
          <w:marBottom w:val="0"/>
          <w:divBdr>
            <w:top w:val="none" w:sz="0" w:space="0" w:color="auto"/>
            <w:left w:val="none" w:sz="0" w:space="0" w:color="auto"/>
            <w:bottom w:val="none" w:sz="0" w:space="0" w:color="auto"/>
            <w:right w:val="none" w:sz="0" w:space="0" w:color="auto"/>
          </w:divBdr>
        </w:div>
        <w:div w:id="2116627902">
          <w:marLeft w:val="0"/>
          <w:marRight w:val="0"/>
          <w:marTop w:val="0"/>
          <w:marBottom w:val="0"/>
          <w:divBdr>
            <w:top w:val="none" w:sz="0" w:space="0" w:color="auto"/>
            <w:left w:val="none" w:sz="0" w:space="0" w:color="auto"/>
            <w:bottom w:val="none" w:sz="0" w:space="0" w:color="auto"/>
            <w:right w:val="none" w:sz="0" w:space="0" w:color="auto"/>
          </w:divBdr>
        </w:div>
        <w:div w:id="2053186638">
          <w:marLeft w:val="0"/>
          <w:marRight w:val="0"/>
          <w:marTop w:val="0"/>
          <w:marBottom w:val="0"/>
          <w:divBdr>
            <w:top w:val="none" w:sz="0" w:space="0" w:color="auto"/>
            <w:left w:val="none" w:sz="0" w:space="0" w:color="auto"/>
            <w:bottom w:val="none" w:sz="0" w:space="0" w:color="auto"/>
            <w:right w:val="none" w:sz="0" w:space="0" w:color="auto"/>
          </w:divBdr>
        </w:div>
        <w:div w:id="1151480171">
          <w:marLeft w:val="0"/>
          <w:marRight w:val="0"/>
          <w:marTop w:val="0"/>
          <w:marBottom w:val="0"/>
          <w:divBdr>
            <w:top w:val="none" w:sz="0" w:space="0" w:color="auto"/>
            <w:left w:val="none" w:sz="0" w:space="0" w:color="auto"/>
            <w:bottom w:val="none" w:sz="0" w:space="0" w:color="auto"/>
            <w:right w:val="none" w:sz="0" w:space="0" w:color="auto"/>
          </w:divBdr>
        </w:div>
        <w:div w:id="1712261065">
          <w:marLeft w:val="0"/>
          <w:marRight w:val="0"/>
          <w:marTop w:val="0"/>
          <w:marBottom w:val="0"/>
          <w:divBdr>
            <w:top w:val="none" w:sz="0" w:space="0" w:color="auto"/>
            <w:left w:val="none" w:sz="0" w:space="0" w:color="auto"/>
            <w:bottom w:val="none" w:sz="0" w:space="0" w:color="auto"/>
            <w:right w:val="none" w:sz="0" w:space="0" w:color="auto"/>
          </w:divBdr>
        </w:div>
      </w:divsChild>
    </w:div>
    <w:div w:id="1140730988">
      <w:bodyDiv w:val="1"/>
      <w:marLeft w:val="0"/>
      <w:marRight w:val="0"/>
      <w:marTop w:val="0"/>
      <w:marBottom w:val="0"/>
      <w:divBdr>
        <w:top w:val="none" w:sz="0" w:space="0" w:color="auto"/>
        <w:left w:val="none" w:sz="0" w:space="0" w:color="auto"/>
        <w:bottom w:val="none" w:sz="0" w:space="0" w:color="auto"/>
        <w:right w:val="none" w:sz="0" w:space="0" w:color="auto"/>
      </w:divBdr>
      <w:divsChild>
        <w:div w:id="971986674">
          <w:marLeft w:val="0"/>
          <w:marRight w:val="0"/>
          <w:marTop w:val="0"/>
          <w:marBottom w:val="0"/>
          <w:divBdr>
            <w:top w:val="none" w:sz="0" w:space="0" w:color="auto"/>
            <w:left w:val="none" w:sz="0" w:space="0" w:color="auto"/>
            <w:bottom w:val="none" w:sz="0" w:space="0" w:color="auto"/>
            <w:right w:val="none" w:sz="0" w:space="0" w:color="auto"/>
          </w:divBdr>
        </w:div>
        <w:div w:id="694578584">
          <w:marLeft w:val="0"/>
          <w:marRight w:val="0"/>
          <w:marTop w:val="0"/>
          <w:marBottom w:val="0"/>
          <w:divBdr>
            <w:top w:val="none" w:sz="0" w:space="0" w:color="auto"/>
            <w:left w:val="none" w:sz="0" w:space="0" w:color="auto"/>
            <w:bottom w:val="none" w:sz="0" w:space="0" w:color="auto"/>
            <w:right w:val="none" w:sz="0" w:space="0" w:color="auto"/>
          </w:divBdr>
        </w:div>
        <w:div w:id="1900943012">
          <w:marLeft w:val="0"/>
          <w:marRight w:val="0"/>
          <w:marTop w:val="0"/>
          <w:marBottom w:val="0"/>
          <w:divBdr>
            <w:top w:val="none" w:sz="0" w:space="0" w:color="auto"/>
            <w:left w:val="none" w:sz="0" w:space="0" w:color="auto"/>
            <w:bottom w:val="none" w:sz="0" w:space="0" w:color="auto"/>
            <w:right w:val="none" w:sz="0" w:space="0" w:color="auto"/>
          </w:divBdr>
        </w:div>
        <w:div w:id="2052728563">
          <w:marLeft w:val="0"/>
          <w:marRight w:val="0"/>
          <w:marTop w:val="0"/>
          <w:marBottom w:val="0"/>
          <w:divBdr>
            <w:top w:val="none" w:sz="0" w:space="0" w:color="auto"/>
            <w:left w:val="none" w:sz="0" w:space="0" w:color="auto"/>
            <w:bottom w:val="none" w:sz="0" w:space="0" w:color="auto"/>
            <w:right w:val="none" w:sz="0" w:space="0" w:color="auto"/>
          </w:divBdr>
        </w:div>
        <w:div w:id="1582448280">
          <w:marLeft w:val="0"/>
          <w:marRight w:val="0"/>
          <w:marTop w:val="0"/>
          <w:marBottom w:val="0"/>
          <w:divBdr>
            <w:top w:val="none" w:sz="0" w:space="0" w:color="auto"/>
            <w:left w:val="none" w:sz="0" w:space="0" w:color="auto"/>
            <w:bottom w:val="none" w:sz="0" w:space="0" w:color="auto"/>
            <w:right w:val="none" w:sz="0" w:space="0" w:color="auto"/>
          </w:divBdr>
        </w:div>
        <w:div w:id="1963992657">
          <w:marLeft w:val="0"/>
          <w:marRight w:val="0"/>
          <w:marTop w:val="0"/>
          <w:marBottom w:val="0"/>
          <w:divBdr>
            <w:top w:val="none" w:sz="0" w:space="0" w:color="auto"/>
            <w:left w:val="none" w:sz="0" w:space="0" w:color="auto"/>
            <w:bottom w:val="none" w:sz="0" w:space="0" w:color="auto"/>
            <w:right w:val="none" w:sz="0" w:space="0" w:color="auto"/>
          </w:divBdr>
        </w:div>
        <w:div w:id="266010655">
          <w:marLeft w:val="0"/>
          <w:marRight w:val="0"/>
          <w:marTop w:val="0"/>
          <w:marBottom w:val="0"/>
          <w:divBdr>
            <w:top w:val="none" w:sz="0" w:space="0" w:color="auto"/>
            <w:left w:val="none" w:sz="0" w:space="0" w:color="auto"/>
            <w:bottom w:val="none" w:sz="0" w:space="0" w:color="auto"/>
            <w:right w:val="none" w:sz="0" w:space="0" w:color="auto"/>
          </w:divBdr>
        </w:div>
        <w:div w:id="862863089">
          <w:marLeft w:val="0"/>
          <w:marRight w:val="0"/>
          <w:marTop w:val="0"/>
          <w:marBottom w:val="0"/>
          <w:divBdr>
            <w:top w:val="none" w:sz="0" w:space="0" w:color="auto"/>
            <w:left w:val="none" w:sz="0" w:space="0" w:color="auto"/>
            <w:bottom w:val="none" w:sz="0" w:space="0" w:color="auto"/>
            <w:right w:val="none" w:sz="0" w:space="0" w:color="auto"/>
          </w:divBdr>
        </w:div>
        <w:div w:id="866139801">
          <w:marLeft w:val="0"/>
          <w:marRight w:val="0"/>
          <w:marTop w:val="0"/>
          <w:marBottom w:val="0"/>
          <w:divBdr>
            <w:top w:val="none" w:sz="0" w:space="0" w:color="auto"/>
            <w:left w:val="none" w:sz="0" w:space="0" w:color="auto"/>
            <w:bottom w:val="none" w:sz="0" w:space="0" w:color="auto"/>
            <w:right w:val="none" w:sz="0" w:space="0" w:color="auto"/>
          </w:divBdr>
        </w:div>
        <w:div w:id="73553348">
          <w:marLeft w:val="0"/>
          <w:marRight w:val="0"/>
          <w:marTop w:val="0"/>
          <w:marBottom w:val="0"/>
          <w:divBdr>
            <w:top w:val="none" w:sz="0" w:space="0" w:color="auto"/>
            <w:left w:val="none" w:sz="0" w:space="0" w:color="auto"/>
            <w:bottom w:val="none" w:sz="0" w:space="0" w:color="auto"/>
            <w:right w:val="none" w:sz="0" w:space="0" w:color="auto"/>
          </w:divBdr>
        </w:div>
        <w:div w:id="2047951505">
          <w:marLeft w:val="0"/>
          <w:marRight w:val="0"/>
          <w:marTop w:val="0"/>
          <w:marBottom w:val="0"/>
          <w:divBdr>
            <w:top w:val="none" w:sz="0" w:space="0" w:color="auto"/>
            <w:left w:val="none" w:sz="0" w:space="0" w:color="auto"/>
            <w:bottom w:val="none" w:sz="0" w:space="0" w:color="auto"/>
            <w:right w:val="none" w:sz="0" w:space="0" w:color="auto"/>
          </w:divBdr>
        </w:div>
        <w:div w:id="1433628225">
          <w:marLeft w:val="0"/>
          <w:marRight w:val="0"/>
          <w:marTop w:val="0"/>
          <w:marBottom w:val="0"/>
          <w:divBdr>
            <w:top w:val="none" w:sz="0" w:space="0" w:color="auto"/>
            <w:left w:val="none" w:sz="0" w:space="0" w:color="auto"/>
            <w:bottom w:val="none" w:sz="0" w:space="0" w:color="auto"/>
            <w:right w:val="none" w:sz="0" w:space="0" w:color="auto"/>
          </w:divBdr>
        </w:div>
        <w:div w:id="1862627961">
          <w:marLeft w:val="0"/>
          <w:marRight w:val="0"/>
          <w:marTop w:val="0"/>
          <w:marBottom w:val="0"/>
          <w:divBdr>
            <w:top w:val="none" w:sz="0" w:space="0" w:color="auto"/>
            <w:left w:val="none" w:sz="0" w:space="0" w:color="auto"/>
            <w:bottom w:val="none" w:sz="0" w:space="0" w:color="auto"/>
            <w:right w:val="none" w:sz="0" w:space="0" w:color="auto"/>
          </w:divBdr>
        </w:div>
        <w:div w:id="1015880448">
          <w:marLeft w:val="0"/>
          <w:marRight w:val="0"/>
          <w:marTop w:val="0"/>
          <w:marBottom w:val="0"/>
          <w:divBdr>
            <w:top w:val="none" w:sz="0" w:space="0" w:color="auto"/>
            <w:left w:val="none" w:sz="0" w:space="0" w:color="auto"/>
            <w:bottom w:val="none" w:sz="0" w:space="0" w:color="auto"/>
            <w:right w:val="none" w:sz="0" w:space="0" w:color="auto"/>
          </w:divBdr>
        </w:div>
        <w:div w:id="1719040161">
          <w:marLeft w:val="0"/>
          <w:marRight w:val="0"/>
          <w:marTop w:val="0"/>
          <w:marBottom w:val="0"/>
          <w:divBdr>
            <w:top w:val="none" w:sz="0" w:space="0" w:color="auto"/>
            <w:left w:val="none" w:sz="0" w:space="0" w:color="auto"/>
            <w:bottom w:val="none" w:sz="0" w:space="0" w:color="auto"/>
            <w:right w:val="none" w:sz="0" w:space="0" w:color="auto"/>
          </w:divBdr>
        </w:div>
        <w:div w:id="1694845163">
          <w:marLeft w:val="0"/>
          <w:marRight w:val="0"/>
          <w:marTop w:val="0"/>
          <w:marBottom w:val="0"/>
          <w:divBdr>
            <w:top w:val="none" w:sz="0" w:space="0" w:color="auto"/>
            <w:left w:val="none" w:sz="0" w:space="0" w:color="auto"/>
            <w:bottom w:val="none" w:sz="0" w:space="0" w:color="auto"/>
            <w:right w:val="none" w:sz="0" w:space="0" w:color="auto"/>
          </w:divBdr>
        </w:div>
        <w:div w:id="1997295570">
          <w:marLeft w:val="0"/>
          <w:marRight w:val="0"/>
          <w:marTop w:val="0"/>
          <w:marBottom w:val="0"/>
          <w:divBdr>
            <w:top w:val="none" w:sz="0" w:space="0" w:color="auto"/>
            <w:left w:val="none" w:sz="0" w:space="0" w:color="auto"/>
            <w:bottom w:val="none" w:sz="0" w:space="0" w:color="auto"/>
            <w:right w:val="none" w:sz="0" w:space="0" w:color="auto"/>
          </w:divBdr>
        </w:div>
        <w:div w:id="698505801">
          <w:marLeft w:val="0"/>
          <w:marRight w:val="0"/>
          <w:marTop w:val="0"/>
          <w:marBottom w:val="0"/>
          <w:divBdr>
            <w:top w:val="none" w:sz="0" w:space="0" w:color="auto"/>
            <w:left w:val="none" w:sz="0" w:space="0" w:color="auto"/>
            <w:bottom w:val="none" w:sz="0" w:space="0" w:color="auto"/>
            <w:right w:val="none" w:sz="0" w:space="0" w:color="auto"/>
          </w:divBdr>
        </w:div>
        <w:div w:id="1057584476">
          <w:marLeft w:val="0"/>
          <w:marRight w:val="0"/>
          <w:marTop w:val="0"/>
          <w:marBottom w:val="0"/>
          <w:divBdr>
            <w:top w:val="none" w:sz="0" w:space="0" w:color="auto"/>
            <w:left w:val="none" w:sz="0" w:space="0" w:color="auto"/>
            <w:bottom w:val="none" w:sz="0" w:space="0" w:color="auto"/>
            <w:right w:val="none" w:sz="0" w:space="0" w:color="auto"/>
          </w:divBdr>
        </w:div>
        <w:div w:id="2123959078">
          <w:marLeft w:val="0"/>
          <w:marRight w:val="0"/>
          <w:marTop w:val="0"/>
          <w:marBottom w:val="0"/>
          <w:divBdr>
            <w:top w:val="none" w:sz="0" w:space="0" w:color="auto"/>
            <w:left w:val="none" w:sz="0" w:space="0" w:color="auto"/>
            <w:bottom w:val="none" w:sz="0" w:space="0" w:color="auto"/>
            <w:right w:val="none" w:sz="0" w:space="0" w:color="auto"/>
          </w:divBdr>
        </w:div>
      </w:divsChild>
    </w:div>
    <w:div w:id="1147935676">
      <w:bodyDiv w:val="1"/>
      <w:marLeft w:val="0"/>
      <w:marRight w:val="0"/>
      <w:marTop w:val="0"/>
      <w:marBottom w:val="0"/>
      <w:divBdr>
        <w:top w:val="none" w:sz="0" w:space="0" w:color="auto"/>
        <w:left w:val="none" w:sz="0" w:space="0" w:color="auto"/>
        <w:bottom w:val="none" w:sz="0" w:space="0" w:color="auto"/>
        <w:right w:val="none" w:sz="0" w:space="0" w:color="auto"/>
      </w:divBdr>
      <w:divsChild>
        <w:div w:id="546333291">
          <w:marLeft w:val="0"/>
          <w:marRight w:val="0"/>
          <w:marTop w:val="0"/>
          <w:marBottom w:val="0"/>
          <w:divBdr>
            <w:top w:val="none" w:sz="0" w:space="0" w:color="auto"/>
            <w:left w:val="none" w:sz="0" w:space="0" w:color="auto"/>
            <w:bottom w:val="none" w:sz="0" w:space="0" w:color="auto"/>
            <w:right w:val="none" w:sz="0" w:space="0" w:color="auto"/>
          </w:divBdr>
        </w:div>
        <w:div w:id="1248854023">
          <w:marLeft w:val="0"/>
          <w:marRight w:val="0"/>
          <w:marTop w:val="0"/>
          <w:marBottom w:val="0"/>
          <w:divBdr>
            <w:top w:val="none" w:sz="0" w:space="0" w:color="auto"/>
            <w:left w:val="none" w:sz="0" w:space="0" w:color="auto"/>
            <w:bottom w:val="none" w:sz="0" w:space="0" w:color="auto"/>
            <w:right w:val="none" w:sz="0" w:space="0" w:color="auto"/>
          </w:divBdr>
        </w:div>
        <w:div w:id="105196184">
          <w:marLeft w:val="0"/>
          <w:marRight w:val="0"/>
          <w:marTop w:val="0"/>
          <w:marBottom w:val="0"/>
          <w:divBdr>
            <w:top w:val="none" w:sz="0" w:space="0" w:color="auto"/>
            <w:left w:val="none" w:sz="0" w:space="0" w:color="auto"/>
            <w:bottom w:val="none" w:sz="0" w:space="0" w:color="auto"/>
            <w:right w:val="none" w:sz="0" w:space="0" w:color="auto"/>
          </w:divBdr>
          <w:divsChild>
            <w:div w:id="600768941">
              <w:marLeft w:val="0"/>
              <w:marRight w:val="0"/>
              <w:marTop w:val="0"/>
              <w:marBottom w:val="0"/>
              <w:divBdr>
                <w:top w:val="none" w:sz="0" w:space="0" w:color="auto"/>
                <w:left w:val="none" w:sz="0" w:space="0" w:color="auto"/>
                <w:bottom w:val="none" w:sz="0" w:space="0" w:color="auto"/>
                <w:right w:val="none" w:sz="0" w:space="0" w:color="auto"/>
              </w:divBdr>
            </w:div>
            <w:div w:id="1474911042">
              <w:marLeft w:val="0"/>
              <w:marRight w:val="0"/>
              <w:marTop w:val="0"/>
              <w:marBottom w:val="0"/>
              <w:divBdr>
                <w:top w:val="none" w:sz="0" w:space="0" w:color="auto"/>
                <w:left w:val="none" w:sz="0" w:space="0" w:color="auto"/>
                <w:bottom w:val="none" w:sz="0" w:space="0" w:color="auto"/>
                <w:right w:val="none" w:sz="0" w:space="0" w:color="auto"/>
              </w:divBdr>
            </w:div>
            <w:div w:id="256448724">
              <w:marLeft w:val="0"/>
              <w:marRight w:val="0"/>
              <w:marTop w:val="0"/>
              <w:marBottom w:val="0"/>
              <w:divBdr>
                <w:top w:val="none" w:sz="0" w:space="0" w:color="auto"/>
                <w:left w:val="none" w:sz="0" w:space="0" w:color="auto"/>
                <w:bottom w:val="none" w:sz="0" w:space="0" w:color="auto"/>
                <w:right w:val="none" w:sz="0" w:space="0" w:color="auto"/>
              </w:divBdr>
            </w:div>
          </w:divsChild>
        </w:div>
        <w:div w:id="238444143">
          <w:marLeft w:val="0"/>
          <w:marRight w:val="0"/>
          <w:marTop w:val="0"/>
          <w:marBottom w:val="0"/>
          <w:divBdr>
            <w:top w:val="none" w:sz="0" w:space="0" w:color="auto"/>
            <w:left w:val="none" w:sz="0" w:space="0" w:color="auto"/>
            <w:bottom w:val="none" w:sz="0" w:space="0" w:color="auto"/>
            <w:right w:val="none" w:sz="0" w:space="0" w:color="auto"/>
          </w:divBdr>
          <w:divsChild>
            <w:div w:id="223176868">
              <w:marLeft w:val="0"/>
              <w:marRight w:val="0"/>
              <w:marTop w:val="0"/>
              <w:marBottom w:val="0"/>
              <w:divBdr>
                <w:top w:val="none" w:sz="0" w:space="0" w:color="auto"/>
                <w:left w:val="none" w:sz="0" w:space="0" w:color="auto"/>
                <w:bottom w:val="none" w:sz="0" w:space="0" w:color="auto"/>
                <w:right w:val="none" w:sz="0" w:space="0" w:color="auto"/>
              </w:divBdr>
            </w:div>
            <w:div w:id="1687441850">
              <w:marLeft w:val="0"/>
              <w:marRight w:val="0"/>
              <w:marTop w:val="0"/>
              <w:marBottom w:val="0"/>
              <w:divBdr>
                <w:top w:val="none" w:sz="0" w:space="0" w:color="auto"/>
                <w:left w:val="none" w:sz="0" w:space="0" w:color="auto"/>
                <w:bottom w:val="none" w:sz="0" w:space="0" w:color="auto"/>
                <w:right w:val="none" w:sz="0" w:space="0" w:color="auto"/>
              </w:divBdr>
            </w:div>
            <w:div w:id="1891919726">
              <w:marLeft w:val="0"/>
              <w:marRight w:val="0"/>
              <w:marTop w:val="0"/>
              <w:marBottom w:val="0"/>
              <w:divBdr>
                <w:top w:val="none" w:sz="0" w:space="0" w:color="auto"/>
                <w:left w:val="none" w:sz="0" w:space="0" w:color="auto"/>
                <w:bottom w:val="none" w:sz="0" w:space="0" w:color="auto"/>
                <w:right w:val="none" w:sz="0" w:space="0" w:color="auto"/>
              </w:divBdr>
            </w:div>
            <w:div w:id="2136410046">
              <w:marLeft w:val="0"/>
              <w:marRight w:val="0"/>
              <w:marTop w:val="0"/>
              <w:marBottom w:val="0"/>
              <w:divBdr>
                <w:top w:val="none" w:sz="0" w:space="0" w:color="auto"/>
                <w:left w:val="none" w:sz="0" w:space="0" w:color="auto"/>
                <w:bottom w:val="none" w:sz="0" w:space="0" w:color="auto"/>
                <w:right w:val="none" w:sz="0" w:space="0" w:color="auto"/>
              </w:divBdr>
            </w:div>
          </w:divsChild>
        </w:div>
        <w:div w:id="1509756982">
          <w:marLeft w:val="0"/>
          <w:marRight w:val="0"/>
          <w:marTop w:val="0"/>
          <w:marBottom w:val="0"/>
          <w:divBdr>
            <w:top w:val="none" w:sz="0" w:space="0" w:color="auto"/>
            <w:left w:val="none" w:sz="0" w:space="0" w:color="auto"/>
            <w:bottom w:val="none" w:sz="0" w:space="0" w:color="auto"/>
            <w:right w:val="none" w:sz="0" w:space="0" w:color="auto"/>
          </w:divBdr>
        </w:div>
        <w:div w:id="1863277910">
          <w:marLeft w:val="0"/>
          <w:marRight w:val="0"/>
          <w:marTop w:val="0"/>
          <w:marBottom w:val="0"/>
          <w:divBdr>
            <w:top w:val="none" w:sz="0" w:space="0" w:color="auto"/>
            <w:left w:val="none" w:sz="0" w:space="0" w:color="auto"/>
            <w:bottom w:val="none" w:sz="0" w:space="0" w:color="auto"/>
            <w:right w:val="none" w:sz="0" w:space="0" w:color="auto"/>
          </w:divBdr>
        </w:div>
        <w:div w:id="1490249684">
          <w:marLeft w:val="0"/>
          <w:marRight w:val="0"/>
          <w:marTop w:val="0"/>
          <w:marBottom w:val="0"/>
          <w:divBdr>
            <w:top w:val="none" w:sz="0" w:space="0" w:color="auto"/>
            <w:left w:val="none" w:sz="0" w:space="0" w:color="auto"/>
            <w:bottom w:val="none" w:sz="0" w:space="0" w:color="auto"/>
            <w:right w:val="none" w:sz="0" w:space="0" w:color="auto"/>
          </w:divBdr>
        </w:div>
        <w:div w:id="1201938438">
          <w:marLeft w:val="0"/>
          <w:marRight w:val="0"/>
          <w:marTop w:val="0"/>
          <w:marBottom w:val="0"/>
          <w:divBdr>
            <w:top w:val="none" w:sz="0" w:space="0" w:color="auto"/>
            <w:left w:val="none" w:sz="0" w:space="0" w:color="auto"/>
            <w:bottom w:val="none" w:sz="0" w:space="0" w:color="auto"/>
            <w:right w:val="none" w:sz="0" w:space="0" w:color="auto"/>
          </w:divBdr>
        </w:div>
        <w:div w:id="128517662">
          <w:marLeft w:val="0"/>
          <w:marRight w:val="0"/>
          <w:marTop w:val="0"/>
          <w:marBottom w:val="0"/>
          <w:divBdr>
            <w:top w:val="none" w:sz="0" w:space="0" w:color="auto"/>
            <w:left w:val="none" w:sz="0" w:space="0" w:color="auto"/>
            <w:bottom w:val="none" w:sz="0" w:space="0" w:color="auto"/>
            <w:right w:val="none" w:sz="0" w:space="0" w:color="auto"/>
          </w:divBdr>
        </w:div>
      </w:divsChild>
    </w:div>
    <w:div w:id="1166243326">
      <w:bodyDiv w:val="1"/>
      <w:marLeft w:val="0"/>
      <w:marRight w:val="0"/>
      <w:marTop w:val="0"/>
      <w:marBottom w:val="0"/>
      <w:divBdr>
        <w:top w:val="none" w:sz="0" w:space="0" w:color="auto"/>
        <w:left w:val="none" w:sz="0" w:space="0" w:color="auto"/>
        <w:bottom w:val="none" w:sz="0" w:space="0" w:color="auto"/>
        <w:right w:val="none" w:sz="0" w:space="0" w:color="auto"/>
      </w:divBdr>
    </w:div>
    <w:div w:id="1198086424">
      <w:bodyDiv w:val="1"/>
      <w:marLeft w:val="0"/>
      <w:marRight w:val="0"/>
      <w:marTop w:val="0"/>
      <w:marBottom w:val="0"/>
      <w:divBdr>
        <w:top w:val="none" w:sz="0" w:space="0" w:color="auto"/>
        <w:left w:val="none" w:sz="0" w:space="0" w:color="auto"/>
        <w:bottom w:val="none" w:sz="0" w:space="0" w:color="auto"/>
        <w:right w:val="none" w:sz="0" w:space="0" w:color="auto"/>
      </w:divBdr>
    </w:div>
    <w:div w:id="1199706665">
      <w:bodyDiv w:val="1"/>
      <w:marLeft w:val="0"/>
      <w:marRight w:val="0"/>
      <w:marTop w:val="0"/>
      <w:marBottom w:val="0"/>
      <w:divBdr>
        <w:top w:val="none" w:sz="0" w:space="0" w:color="auto"/>
        <w:left w:val="none" w:sz="0" w:space="0" w:color="auto"/>
        <w:bottom w:val="none" w:sz="0" w:space="0" w:color="auto"/>
        <w:right w:val="none" w:sz="0" w:space="0" w:color="auto"/>
      </w:divBdr>
    </w:div>
    <w:div w:id="1217474987">
      <w:bodyDiv w:val="1"/>
      <w:marLeft w:val="0"/>
      <w:marRight w:val="0"/>
      <w:marTop w:val="0"/>
      <w:marBottom w:val="0"/>
      <w:divBdr>
        <w:top w:val="none" w:sz="0" w:space="0" w:color="auto"/>
        <w:left w:val="none" w:sz="0" w:space="0" w:color="auto"/>
        <w:bottom w:val="none" w:sz="0" w:space="0" w:color="auto"/>
        <w:right w:val="none" w:sz="0" w:space="0" w:color="auto"/>
      </w:divBdr>
    </w:div>
    <w:div w:id="1309553984">
      <w:bodyDiv w:val="1"/>
      <w:marLeft w:val="0"/>
      <w:marRight w:val="0"/>
      <w:marTop w:val="0"/>
      <w:marBottom w:val="0"/>
      <w:divBdr>
        <w:top w:val="none" w:sz="0" w:space="0" w:color="auto"/>
        <w:left w:val="none" w:sz="0" w:space="0" w:color="auto"/>
        <w:bottom w:val="none" w:sz="0" w:space="0" w:color="auto"/>
        <w:right w:val="none" w:sz="0" w:space="0" w:color="auto"/>
      </w:divBdr>
    </w:div>
    <w:div w:id="1312632757">
      <w:bodyDiv w:val="1"/>
      <w:marLeft w:val="0"/>
      <w:marRight w:val="0"/>
      <w:marTop w:val="0"/>
      <w:marBottom w:val="0"/>
      <w:divBdr>
        <w:top w:val="none" w:sz="0" w:space="0" w:color="auto"/>
        <w:left w:val="none" w:sz="0" w:space="0" w:color="auto"/>
        <w:bottom w:val="none" w:sz="0" w:space="0" w:color="auto"/>
        <w:right w:val="none" w:sz="0" w:space="0" w:color="auto"/>
      </w:divBdr>
    </w:div>
    <w:div w:id="1349868816">
      <w:bodyDiv w:val="1"/>
      <w:marLeft w:val="0"/>
      <w:marRight w:val="0"/>
      <w:marTop w:val="0"/>
      <w:marBottom w:val="0"/>
      <w:divBdr>
        <w:top w:val="none" w:sz="0" w:space="0" w:color="auto"/>
        <w:left w:val="none" w:sz="0" w:space="0" w:color="auto"/>
        <w:bottom w:val="none" w:sz="0" w:space="0" w:color="auto"/>
        <w:right w:val="none" w:sz="0" w:space="0" w:color="auto"/>
      </w:divBdr>
    </w:div>
    <w:div w:id="1374111777">
      <w:bodyDiv w:val="1"/>
      <w:marLeft w:val="0"/>
      <w:marRight w:val="0"/>
      <w:marTop w:val="0"/>
      <w:marBottom w:val="0"/>
      <w:divBdr>
        <w:top w:val="none" w:sz="0" w:space="0" w:color="auto"/>
        <w:left w:val="none" w:sz="0" w:space="0" w:color="auto"/>
        <w:bottom w:val="none" w:sz="0" w:space="0" w:color="auto"/>
        <w:right w:val="none" w:sz="0" w:space="0" w:color="auto"/>
      </w:divBdr>
    </w:div>
    <w:div w:id="1389837090">
      <w:bodyDiv w:val="1"/>
      <w:marLeft w:val="0"/>
      <w:marRight w:val="0"/>
      <w:marTop w:val="0"/>
      <w:marBottom w:val="0"/>
      <w:divBdr>
        <w:top w:val="none" w:sz="0" w:space="0" w:color="auto"/>
        <w:left w:val="none" w:sz="0" w:space="0" w:color="auto"/>
        <w:bottom w:val="none" w:sz="0" w:space="0" w:color="auto"/>
        <w:right w:val="none" w:sz="0" w:space="0" w:color="auto"/>
      </w:divBdr>
      <w:divsChild>
        <w:div w:id="564098572">
          <w:marLeft w:val="0"/>
          <w:marRight w:val="0"/>
          <w:marTop w:val="0"/>
          <w:marBottom w:val="0"/>
          <w:divBdr>
            <w:top w:val="none" w:sz="0" w:space="0" w:color="auto"/>
            <w:left w:val="none" w:sz="0" w:space="0" w:color="auto"/>
            <w:bottom w:val="none" w:sz="0" w:space="0" w:color="auto"/>
            <w:right w:val="none" w:sz="0" w:space="0" w:color="auto"/>
          </w:divBdr>
          <w:divsChild>
            <w:div w:id="660349665">
              <w:marLeft w:val="0"/>
              <w:marRight w:val="0"/>
              <w:marTop w:val="0"/>
              <w:marBottom w:val="0"/>
              <w:divBdr>
                <w:top w:val="none" w:sz="0" w:space="0" w:color="auto"/>
                <w:left w:val="none" w:sz="0" w:space="0" w:color="auto"/>
                <w:bottom w:val="none" w:sz="0" w:space="0" w:color="auto"/>
                <w:right w:val="none" w:sz="0" w:space="0" w:color="auto"/>
              </w:divBdr>
            </w:div>
            <w:div w:id="228542850">
              <w:marLeft w:val="0"/>
              <w:marRight w:val="0"/>
              <w:marTop w:val="0"/>
              <w:marBottom w:val="0"/>
              <w:divBdr>
                <w:top w:val="none" w:sz="0" w:space="0" w:color="auto"/>
                <w:left w:val="none" w:sz="0" w:space="0" w:color="auto"/>
                <w:bottom w:val="none" w:sz="0" w:space="0" w:color="auto"/>
                <w:right w:val="none" w:sz="0" w:space="0" w:color="auto"/>
              </w:divBdr>
            </w:div>
          </w:divsChild>
        </w:div>
        <w:div w:id="725834567">
          <w:marLeft w:val="0"/>
          <w:marRight w:val="0"/>
          <w:marTop w:val="0"/>
          <w:marBottom w:val="0"/>
          <w:divBdr>
            <w:top w:val="none" w:sz="0" w:space="0" w:color="auto"/>
            <w:left w:val="none" w:sz="0" w:space="0" w:color="auto"/>
            <w:bottom w:val="none" w:sz="0" w:space="0" w:color="auto"/>
            <w:right w:val="none" w:sz="0" w:space="0" w:color="auto"/>
          </w:divBdr>
          <w:divsChild>
            <w:div w:id="1567569288">
              <w:marLeft w:val="0"/>
              <w:marRight w:val="0"/>
              <w:marTop w:val="0"/>
              <w:marBottom w:val="0"/>
              <w:divBdr>
                <w:top w:val="none" w:sz="0" w:space="0" w:color="auto"/>
                <w:left w:val="none" w:sz="0" w:space="0" w:color="auto"/>
                <w:bottom w:val="none" w:sz="0" w:space="0" w:color="auto"/>
                <w:right w:val="none" w:sz="0" w:space="0" w:color="auto"/>
              </w:divBdr>
            </w:div>
            <w:div w:id="666175336">
              <w:marLeft w:val="0"/>
              <w:marRight w:val="0"/>
              <w:marTop w:val="0"/>
              <w:marBottom w:val="0"/>
              <w:divBdr>
                <w:top w:val="none" w:sz="0" w:space="0" w:color="auto"/>
                <w:left w:val="none" w:sz="0" w:space="0" w:color="auto"/>
                <w:bottom w:val="none" w:sz="0" w:space="0" w:color="auto"/>
                <w:right w:val="none" w:sz="0" w:space="0" w:color="auto"/>
              </w:divBdr>
              <w:divsChild>
                <w:div w:id="1382561179">
                  <w:marLeft w:val="0"/>
                  <w:marRight w:val="0"/>
                  <w:marTop w:val="0"/>
                  <w:marBottom w:val="0"/>
                  <w:divBdr>
                    <w:top w:val="none" w:sz="0" w:space="0" w:color="auto"/>
                    <w:left w:val="none" w:sz="0" w:space="0" w:color="auto"/>
                    <w:bottom w:val="none" w:sz="0" w:space="0" w:color="auto"/>
                    <w:right w:val="none" w:sz="0" w:space="0" w:color="auto"/>
                  </w:divBdr>
                  <w:divsChild>
                    <w:div w:id="940527282">
                      <w:marLeft w:val="0"/>
                      <w:marRight w:val="0"/>
                      <w:marTop w:val="0"/>
                      <w:marBottom w:val="0"/>
                      <w:divBdr>
                        <w:top w:val="none" w:sz="0" w:space="0" w:color="auto"/>
                        <w:left w:val="none" w:sz="0" w:space="0" w:color="auto"/>
                        <w:bottom w:val="none" w:sz="0" w:space="0" w:color="auto"/>
                        <w:right w:val="none" w:sz="0" w:space="0" w:color="auto"/>
                      </w:divBdr>
                    </w:div>
                    <w:div w:id="466709131">
                      <w:marLeft w:val="0"/>
                      <w:marRight w:val="0"/>
                      <w:marTop w:val="0"/>
                      <w:marBottom w:val="0"/>
                      <w:divBdr>
                        <w:top w:val="none" w:sz="0" w:space="0" w:color="auto"/>
                        <w:left w:val="none" w:sz="0" w:space="0" w:color="auto"/>
                        <w:bottom w:val="none" w:sz="0" w:space="0" w:color="auto"/>
                        <w:right w:val="none" w:sz="0" w:space="0" w:color="auto"/>
                      </w:divBdr>
                    </w:div>
                    <w:div w:id="1500388620">
                      <w:marLeft w:val="0"/>
                      <w:marRight w:val="0"/>
                      <w:marTop w:val="0"/>
                      <w:marBottom w:val="0"/>
                      <w:divBdr>
                        <w:top w:val="none" w:sz="0" w:space="0" w:color="auto"/>
                        <w:left w:val="none" w:sz="0" w:space="0" w:color="auto"/>
                        <w:bottom w:val="none" w:sz="0" w:space="0" w:color="auto"/>
                        <w:right w:val="none" w:sz="0" w:space="0" w:color="auto"/>
                      </w:divBdr>
                      <w:divsChild>
                        <w:div w:id="1833911070">
                          <w:marLeft w:val="0"/>
                          <w:marRight w:val="0"/>
                          <w:marTop w:val="0"/>
                          <w:marBottom w:val="0"/>
                          <w:divBdr>
                            <w:top w:val="none" w:sz="0" w:space="0" w:color="auto"/>
                            <w:left w:val="none" w:sz="0" w:space="0" w:color="auto"/>
                            <w:bottom w:val="none" w:sz="0" w:space="0" w:color="auto"/>
                            <w:right w:val="none" w:sz="0" w:space="0" w:color="auto"/>
                          </w:divBdr>
                        </w:div>
                        <w:div w:id="835263431">
                          <w:marLeft w:val="0"/>
                          <w:marRight w:val="0"/>
                          <w:marTop w:val="0"/>
                          <w:marBottom w:val="0"/>
                          <w:divBdr>
                            <w:top w:val="none" w:sz="0" w:space="0" w:color="auto"/>
                            <w:left w:val="none" w:sz="0" w:space="0" w:color="auto"/>
                            <w:bottom w:val="none" w:sz="0" w:space="0" w:color="auto"/>
                            <w:right w:val="none" w:sz="0" w:space="0" w:color="auto"/>
                          </w:divBdr>
                        </w:div>
                        <w:div w:id="962660392">
                          <w:marLeft w:val="0"/>
                          <w:marRight w:val="0"/>
                          <w:marTop w:val="0"/>
                          <w:marBottom w:val="0"/>
                          <w:divBdr>
                            <w:top w:val="none" w:sz="0" w:space="0" w:color="auto"/>
                            <w:left w:val="none" w:sz="0" w:space="0" w:color="auto"/>
                            <w:bottom w:val="none" w:sz="0" w:space="0" w:color="auto"/>
                            <w:right w:val="none" w:sz="0" w:space="0" w:color="auto"/>
                          </w:divBdr>
                        </w:div>
                        <w:div w:id="1729110801">
                          <w:marLeft w:val="0"/>
                          <w:marRight w:val="0"/>
                          <w:marTop w:val="0"/>
                          <w:marBottom w:val="0"/>
                          <w:divBdr>
                            <w:top w:val="none" w:sz="0" w:space="0" w:color="auto"/>
                            <w:left w:val="none" w:sz="0" w:space="0" w:color="auto"/>
                            <w:bottom w:val="none" w:sz="0" w:space="0" w:color="auto"/>
                            <w:right w:val="none" w:sz="0" w:space="0" w:color="auto"/>
                          </w:divBdr>
                        </w:div>
                        <w:div w:id="1684670704">
                          <w:marLeft w:val="0"/>
                          <w:marRight w:val="0"/>
                          <w:marTop w:val="0"/>
                          <w:marBottom w:val="0"/>
                          <w:divBdr>
                            <w:top w:val="none" w:sz="0" w:space="0" w:color="auto"/>
                            <w:left w:val="none" w:sz="0" w:space="0" w:color="auto"/>
                            <w:bottom w:val="none" w:sz="0" w:space="0" w:color="auto"/>
                            <w:right w:val="none" w:sz="0" w:space="0" w:color="auto"/>
                          </w:divBdr>
                        </w:div>
                      </w:divsChild>
                    </w:div>
                    <w:div w:id="17516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410436">
      <w:bodyDiv w:val="1"/>
      <w:marLeft w:val="0"/>
      <w:marRight w:val="0"/>
      <w:marTop w:val="0"/>
      <w:marBottom w:val="0"/>
      <w:divBdr>
        <w:top w:val="none" w:sz="0" w:space="0" w:color="auto"/>
        <w:left w:val="none" w:sz="0" w:space="0" w:color="auto"/>
        <w:bottom w:val="none" w:sz="0" w:space="0" w:color="auto"/>
        <w:right w:val="none" w:sz="0" w:space="0" w:color="auto"/>
      </w:divBdr>
    </w:div>
    <w:div w:id="1454859009">
      <w:bodyDiv w:val="1"/>
      <w:marLeft w:val="0"/>
      <w:marRight w:val="0"/>
      <w:marTop w:val="0"/>
      <w:marBottom w:val="0"/>
      <w:divBdr>
        <w:top w:val="none" w:sz="0" w:space="0" w:color="auto"/>
        <w:left w:val="none" w:sz="0" w:space="0" w:color="auto"/>
        <w:bottom w:val="none" w:sz="0" w:space="0" w:color="auto"/>
        <w:right w:val="none" w:sz="0" w:space="0" w:color="auto"/>
      </w:divBdr>
    </w:div>
    <w:div w:id="1512600153">
      <w:bodyDiv w:val="1"/>
      <w:marLeft w:val="0"/>
      <w:marRight w:val="0"/>
      <w:marTop w:val="0"/>
      <w:marBottom w:val="0"/>
      <w:divBdr>
        <w:top w:val="none" w:sz="0" w:space="0" w:color="auto"/>
        <w:left w:val="none" w:sz="0" w:space="0" w:color="auto"/>
        <w:bottom w:val="none" w:sz="0" w:space="0" w:color="auto"/>
        <w:right w:val="none" w:sz="0" w:space="0" w:color="auto"/>
      </w:divBdr>
    </w:div>
    <w:div w:id="1514033441">
      <w:bodyDiv w:val="1"/>
      <w:marLeft w:val="0"/>
      <w:marRight w:val="0"/>
      <w:marTop w:val="0"/>
      <w:marBottom w:val="0"/>
      <w:divBdr>
        <w:top w:val="none" w:sz="0" w:space="0" w:color="auto"/>
        <w:left w:val="none" w:sz="0" w:space="0" w:color="auto"/>
        <w:bottom w:val="none" w:sz="0" w:space="0" w:color="auto"/>
        <w:right w:val="none" w:sz="0" w:space="0" w:color="auto"/>
      </w:divBdr>
    </w:div>
    <w:div w:id="1537081813">
      <w:bodyDiv w:val="1"/>
      <w:marLeft w:val="0"/>
      <w:marRight w:val="0"/>
      <w:marTop w:val="0"/>
      <w:marBottom w:val="0"/>
      <w:divBdr>
        <w:top w:val="none" w:sz="0" w:space="0" w:color="auto"/>
        <w:left w:val="none" w:sz="0" w:space="0" w:color="auto"/>
        <w:bottom w:val="none" w:sz="0" w:space="0" w:color="auto"/>
        <w:right w:val="none" w:sz="0" w:space="0" w:color="auto"/>
      </w:divBdr>
    </w:div>
    <w:div w:id="1538857182">
      <w:bodyDiv w:val="1"/>
      <w:marLeft w:val="0"/>
      <w:marRight w:val="0"/>
      <w:marTop w:val="0"/>
      <w:marBottom w:val="0"/>
      <w:divBdr>
        <w:top w:val="none" w:sz="0" w:space="0" w:color="auto"/>
        <w:left w:val="none" w:sz="0" w:space="0" w:color="auto"/>
        <w:bottom w:val="none" w:sz="0" w:space="0" w:color="auto"/>
        <w:right w:val="none" w:sz="0" w:space="0" w:color="auto"/>
      </w:divBdr>
    </w:div>
    <w:div w:id="1558316386">
      <w:bodyDiv w:val="1"/>
      <w:marLeft w:val="0"/>
      <w:marRight w:val="0"/>
      <w:marTop w:val="0"/>
      <w:marBottom w:val="0"/>
      <w:divBdr>
        <w:top w:val="none" w:sz="0" w:space="0" w:color="auto"/>
        <w:left w:val="none" w:sz="0" w:space="0" w:color="auto"/>
        <w:bottom w:val="none" w:sz="0" w:space="0" w:color="auto"/>
        <w:right w:val="none" w:sz="0" w:space="0" w:color="auto"/>
      </w:divBdr>
      <w:divsChild>
        <w:div w:id="474685718">
          <w:marLeft w:val="0"/>
          <w:marRight w:val="0"/>
          <w:marTop w:val="0"/>
          <w:marBottom w:val="0"/>
          <w:divBdr>
            <w:top w:val="none" w:sz="0" w:space="0" w:color="auto"/>
            <w:left w:val="none" w:sz="0" w:space="0" w:color="auto"/>
            <w:bottom w:val="none" w:sz="0" w:space="0" w:color="auto"/>
            <w:right w:val="none" w:sz="0" w:space="0" w:color="auto"/>
          </w:divBdr>
        </w:div>
        <w:div w:id="1322126736">
          <w:marLeft w:val="0"/>
          <w:marRight w:val="0"/>
          <w:marTop w:val="0"/>
          <w:marBottom w:val="0"/>
          <w:divBdr>
            <w:top w:val="none" w:sz="0" w:space="0" w:color="auto"/>
            <w:left w:val="none" w:sz="0" w:space="0" w:color="auto"/>
            <w:bottom w:val="none" w:sz="0" w:space="0" w:color="auto"/>
            <w:right w:val="none" w:sz="0" w:space="0" w:color="auto"/>
          </w:divBdr>
        </w:div>
        <w:div w:id="1637954566">
          <w:marLeft w:val="0"/>
          <w:marRight w:val="0"/>
          <w:marTop w:val="0"/>
          <w:marBottom w:val="0"/>
          <w:divBdr>
            <w:top w:val="none" w:sz="0" w:space="0" w:color="auto"/>
            <w:left w:val="none" w:sz="0" w:space="0" w:color="auto"/>
            <w:bottom w:val="none" w:sz="0" w:space="0" w:color="auto"/>
            <w:right w:val="none" w:sz="0" w:space="0" w:color="auto"/>
          </w:divBdr>
        </w:div>
        <w:div w:id="1732148798">
          <w:marLeft w:val="0"/>
          <w:marRight w:val="0"/>
          <w:marTop w:val="0"/>
          <w:marBottom w:val="0"/>
          <w:divBdr>
            <w:top w:val="none" w:sz="0" w:space="0" w:color="auto"/>
            <w:left w:val="none" w:sz="0" w:space="0" w:color="auto"/>
            <w:bottom w:val="none" w:sz="0" w:space="0" w:color="auto"/>
            <w:right w:val="none" w:sz="0" w:space="0" w:color="auto"/>
          </w:divBdr>
        </w:div>
        <w:div w:id="1323434128">
          <w:marLeft w:val="0"/>
          <w:marRight w:val="0"/>
          <w:marTop w:val="0"/>
          <w:marBottom w:val="0"/>
          <w:divBdr>
            <w:top w:val="none" w:sz="0" w:space="0" w:color="auto"/>
            <w:left w:val="none" w:sz="0" w:space="0" w:color="auto"/>
            <w:bottom w:val="none" w:sz="0" w:space="0" w:color="auto"/>
            <w:right w:val="none" w:sz="0" w:space="0" w:color="auto"/>
          </w:divBdr>
        </w:div>
        <w:div w:id="227346738">
          <w:marLeft w:val="0"/>
          <w:marRight w:val="0"/>
          <w:marTop w:val="0"/>
          <w:marBottom w:val="0"/>
          <w:divBdr>
            <w:top w:val="none" w:sz="0" w:space="0" w:color="auto"/>
            <w:left w:val="none" w:sz="0" w:space="0" w:color="auto"/>
            <w:bottom w:val="none" w:sz="0" w:space="0" w:color="auto"/>
            <w:right w:val="none" w:sz="0" w:space="0" w:color="auto"/>
          </w:divBdr>
        </w:div>
        <w:div w:id="1617326954">
          <w:marLeft w:val="0"/>
          <w:marRight w:val="0"/>
          <w:marTop w:val="0"/>
          <w:marBottom w:val="0"/>
          <w:divBdr>
            <w:top w:val="none" w:sz="0" w:space="0" w:color="auto"/>
            <w:left w:val="none" w:sz="0" w:space="0" w:color="auto"/>
            <w:bottom w:val="none" w:sz="0" w:space="0" w:color="auto"/>
            <w:right w:val="none" w:sz="0" w:space="0" w:color="auto"/>
          </w:divBdr>
        </w:div>
        <w:div w:id="1691032538">
          <w:marLeft w:val="0"/>
          <w:marRight w:val="0"/>
          <w:marTop w:val="0"/>
          <w:marBottom w:val="0"/>
          <w:divBdr>
            <w:top w:val="none" w:sz="0" w:space="0" w:color="auto"/>
            <w:left w:val="none" w:sz="0" w:space="0" w:color="auto"/>
            <w:bottom w:val="none" w:sz="0" w:space="0" w:color="auto"/>
            <w:right w:val="none" w:sz="0" w:space="0" w:color="auto"/>
          </w:divBdr>
        </w:div>
        <w:div w:id="129711864">
          <w:marLeft w:val="0"/>
          <w:marRight w:val="0"/>
          <w:marTop w:val="0"/>
          <w:marBottom w:val="0"/>
          <w:divBdr>
            <w:top w:val="none" w:sz="0" w:space="0" w:color="auto"/>
            <w:left w:val="none" w:sz="0" w:space="0" w:color="auto"/>
            <w:bottom w:val="none" w:sz="0" w:space="0" w:color="auto"/>
            <w:right w:val="none" w:sz="0" w:space="0" w:color="auto"/>
          </w:divBdr>
        </w:div>
        <w:div w:id="1471440759">
          <w:marLeft w:val="0"/>
          <w:marRight w:val="0"/>
          <w:marTop w:val="0"/>
          <w:marBottom w:val="0"/>
          <w:divBdr>
            <w:top w:val="none" w:sz="0" w:space="0" w:color="auto"/>
            <w:left w:val="none" w:sz="0" w:space="0" w:color="auto"/>
            <w:bottom w:val="none" w:sz="0" w:space="0" w:color="auto"/>
            <w:right w:val="none" w:sz="0" w:space="0" w:color="auto"/>
          </w:divBdr>
        </w:div>
        <w:div w:id="1783915013">
          <w:marLeft w:val="0"/>
          <w:marRight w:val="0"/>
          <w:marTop w:val="0"/>
          <w:marBottom w:val="0"/>
          <w:divBdr>
            <w:top w:val="none" w:sz="0" w:space="0" w:color="auto"/>
            <w:left w:val="none" w:sz="0" w:space="0" w:color="auto"/>
            <w:bottom w:val="none" w:sz="0" w:space="0" w:color="auto"/>
            <w:right w:val="none" w:sz="0" w:space="0" w:color="auto"/>
          </w:divBdr>
        </w:div>
        <w:div w:id="2033989938">
          <w:marLeft w:val="0"/>
          <w:marRight w:val="0"/>
          <w:marTop w:val="0"/>
          <w:marBottom w:val="0"/>
          <w:divBdr>
            <w:top w:val="none" w:sz="0" w:space="0" w:color="auto"/>
            <w:left w:val="none" w:sz="0" w:space="0" w:color="auto"/>
            <w:bottom w:val="none" w:sz="0" w:space="0" w:color="auto"/>
            <w:right w:val="none" w:sz="0" w:space="0" w:color="auto"/>
          </w:divBdr>
        </w:div>
        <w:div w:id="1231623212">
          <w:marLeft w:val="0"/>
          <w:marRight w:val="0"/>
          <w:marTop w:val="0"/>
          <w:marBottom w:val="0"/>
          <w:divBdr>
            <w:top w:val="none" w:sz="0" w:space="0" w:color="auto"/>
            <w:left w:val="none" w:sz="0" w:space="0" w:color="auto"/>
            <w:bottom w:val="none" w:sz="0" w:space="0" w:color="auto"/>
            <w:right w:val="none" w:sz="0" w:space="0" w:color="auto"/>
          </w:divBdr>
        </w:div>
        <w:div w:id="1719470502">
          <w:marLeft w:val="0"/>
          <w:marRight w:val="0"/>
          <w:marTop w:val="0"/>
          <w:marBottom w:val="0"/>
          <w:divBdr>
            <w:top w:val="none" w:sz="0" w:space="0" w:color="auto"/>
            <w:left w:val="none" w:sz="0" w:space="0" w:color="auto"/>
            <w:bottom w:val="none" w:sz="0" w:space="0" w:color="auto"/>
            <w:right w:val="none" w:sz="0" w:space="0" w:color="auto"/>
          </w:divBdr>
        </w:div>
        <w:div w:id="761726120">
          <w:marLeft w:val="0"/>
          <w:marRight w:val="0"/>
          <w:marTop w:val="0"/>
          <w:marBottom w:val="0"/>
          <w:divBdr>
            <w:top w:val="none" w:sz="0" w:space="0" w:color="auto"/>
            <w:left w:val="none" w:sz="0" w:space="0" w:color="auto"/>
            <w:bottom w:val="none" w:sz="0" w:space="0" w:color="auto"/>
            <w:right w:val="none" w:sz="0" w:space="0" w:color="auto"/>
          </w:divBdr>
        </w:div>
        <w:div w:id="782113960">
          <w:marLeft w:val="0"/>
          <w:marRight w:val="0"/>
          <w:marTop w:val="0"/>
          <w:marBottom w:val="0"/>
          <w:divBdr>
            <w:top w:val="none" w:sz="0" w:space="0" w:color="auto"/>
            <w:left w:val="none" w:sz="0" w:space="0" w:color="auto"/>
            <w:bottom w:val="none" w:sz="0" w:space="0" w:color="auto"/>
            <w:right w:val="none" w:sz="0" w:space="0" w:color="auto"/>
          </w:divBdr>
        </w:div>
        <w:div w:id="1433553298">
          <w:marLeft w:val="0"/>
          <w:marRight w:val="0"/>
          <w:marTop w:val="0"/>
          <w:marBottom w:val="0"/>
          <w:divBdr>
            <w:top w:val="none" w:sz="0" w:space="0" w:color="auto"/>
            <w:left w:val="none" w:sz="0" w:space="0" w:color="auto"/>
            <w:bottom w:val="none" w:sz="0" w:space="0" w:color="auto"/>
            <w:right w:val="none" w:sz="0" w:space="0" w:color="auto"/>
          </w:divBdr>
          <w:divsChild>
            <w:div w:id="1631940813">
              <w:marLeft w:val="0"/>
              <w:marRight w:val="0"/>
              <w:marTop w:val="0"/>
              <w:marBottom w:val="0"/>
              <w:divBdr>
                <w:top w:val="none" w:sz="0" w:space="0" w:color="auto"/>
                <w:left w:val="none" w:sz="0" w:space="0" w:color="auto"/>
                <w:bottom w:val="none" w:sz="0" w:space="0" w:color="auto"/>
                <w:right w:val="none" w:sz="0" w:space="0" w:color="auto"/>
              </w:divBdr>
            </w:div>
            <w:div w:id="413750154">
              <w:marLeft w:val="0"/>
              <w:marRight w:val="0"/>
              <w:marTop w:val="0"/>
              <w:marBottom w:val="0"/>
              <w:divBdr>
                <w:top w:val="none" w:sz="0" w:space="0" w:color="auto"/>
                <w:left w:val="none" w:sz="0" w:space="0" w:color="auto"/>
                <w:bottom w:val="none" w:sz="0" w:space="0" w:color="auto"/>
                <w:right w:val="none" w:sz="0" w:space="0" w:color="auto"/>
              </w:divBdr>
            </w:div>
            <w:div w:id="39480036">
              <w:marLeft w:val="0"/>
              <w:marRight w:val="0"/>
              <w:marTop w:val="0"/>
              <w:marBottom w:val="0"/>
              <w:divBdr>
                <w:top w:val="none" w:sz="0" w:space="0" w:color="auto"/>
                <w:left w:val="none" w:sz="0" w:space="0" w:color="auto"/>
                <w:bottom w:val="none" w:sz="0" w:space="0" w:color="auto"/>
                <w:right w:val="none" w:sz="0" w:space="0" w:color="auto"/>
              </w:divBdr>
            </w:div>
            <w:div w:id="436951986">
              <w:marLeft w:val="0"/>
              <w:marRight w:val="0"/>
              <w:marTop w:val="0"/>
              <w:marBottom w:val="0"/>
              <w:divBdr>
                <w:top w:val="none" w:sz="0" w:space="0" w:color="auto"/>
                <w:left w:val="none" w:sz="0" w:space="0" w:color="auto"/>
                <w:bottom w:val="none" w:sz="0" w:space="0" w:color="auto"/>
                <w:right w:val="none" w:sz="0" w:space="0" w:color="auto"/>
              </w:divBdr>
            </w:div>
          </w:divsChild>
        </w:div>
        <w:div w:id="1816799758">
          <w:marLeft w:val="0"/>
          <w:marRight w:val="0"/>
          <w:marTop w:val="0"/>
          <w:marBottom w:val="0"/>
          <w:divBdr>
            <w:top w:val="none" w:sz="0" w:space="0" w:color="auto"/>
            <w:left w:val="none" w:sz="0" w:space="0" w:color="auto"/>
            <w:bottom w:val="none" w:sz="0" w:space="0" w:color="auto"/>
            <w:right w:val="none" w:sz="0" w:space="0" w:color="auto"/>
          </w:divBdr>
          <w:divsChild>
            <w:div w:id="122618128">
              <w:marLeft w:val="0"/>
              <w:marRight w:val="0"/>
              <w:marTop w:val="0"/>
              <w:marBottom w:val="0"/>
              <w:divBdr>
                <w:top w:val="none" w:sz="0" w:space="0" w:color="auto"/>
                <w:left w:val="none" w:sz="0" w:space="0" w:color="auto"/>
                <w:bottom w:val="none" w:sz="0" w:space="0" w:color="auto"/>
                <w:right w:val="none" w:sz="0" w:space="0" w:color="auto"/>
              </w:divBdr>
            </w:div>
            <w:div w:id="1258978955">
              <w:marLeft w:val="0"/>
              <w:marRight w:val="0"/>
              <w:marTop w:val="0"/>
              <w:marBottom w:val="0"/>
              <w:divBdr>
                <w:top w:val="none" w:sz="0" w:space="0" w:color="auto"/>
                <w:left w:val="none" w:sz="0" w:space="0" w:color="auto"/>
                <w:bottom w:val="none" w:sz="0" w:space="0" w:color="auto"/>
                <w:right w:val="none" w:sz="0" w:space="0" w:color="auto"/>
              </w:divBdr>
            </w:div>
            <w:div w:id="1677224396">
              <w:marLeft w:val="0"/>
              <w:marRight w:val="0"/>
              <w:marTop w:val="0"/>
              <w:marBottom w:val="0"/>
              <w:divBdr>
                <w:top w:val="none" w:sz="0" w:space="0" w:color="auto"/>
                <w:left w:val="none" w:sz="0" w:space="0" w:color="auto"/>
                <w:bottom w:val="none" w:sz="0" w:space="0" w:color="auto"/>
                <w:right w:val="none" w:sz="0" w:space="0" w:color="auto"/>
              </w:divBdr>
            </w:div>
            <w:div w:id="699933305">
              <w:marLeft w:val="0"/>
              <w:marRight w:val="0"/>
              <w:marTop w:val="0"/>
              <w:marBottom w:val="0"/>
              <w:divBdr>
                <w:top w:val="none" w:sz="0" w:space="0" w:color="auto"/>
                <w:left w:val="none" w:sz="0" w:space="0" w:color="auto"/>
                <w:bottom w:val="none" w:sz="0" w:space="0" w:color="auto"/>
                <w:right w:val="none" w:sz="0" w:space="0" w:color="auto"/>
              </w:divBdr>
            </w:div>
            <w:div w:id="1641298624">
              <w:marLeft w:val="0"/>
              <w:marRight w:val="0"/>
              <w:marTop w:val="0"/>
              <w:marBottom w:val="0"/>
              <w:divBdr>
                <w:top w:val="none" w:sz="0" w:space="0" w:color="auto"/>
                <w:left w:val="none" w:sz="0" w:space="0" w:color="auto"/>
                <w:bottom w:val="none" w:sz="0" w:space="0" w:color="auto"/>
                <w:right w:val="none" w:sz="0" w:space="0" w:color="auto"/>
              </w:divBdr>
            </w:div>
          </w:divsChild>
        </w:div>
        <w:div w:id="84152224">
          <w:marLeft w:val="0"/>
          <w:marRight w:val="0"/>
          <w:marTop w:val="0"/>
          <w:marBottom w:val="0"/>
          <w:divBdr>
            <w:top w:val="none" w:sz="0" w:space="0" w:color="auto"/>
            <w:left w:val="none" w:sz="0" w:space="0" w:color="auto"/>
            <w:bottom w:val="none" w:sz="0" w:space="0" w:color="auto"/>
            <w:right w:val="none" w:sz="0" w:space="0" w:color="auto"/>
          </w:divBdr>
          <w:divsChild>
            <w:div w:id="480656702">
              <w:marLeft w:val="0"/>
              <w:marRight w:val="0"/>
              <w:marTop w:val="0"/>
              <w:marBottom w:val="0"/>
              <w:divBdr>
                <w:top w:val="none" w:sz="0" w:space="0" w:color="auto"/>
                <w:left w:val="none" w:sz="0" w:space="0" w:color="auto"/>
                <w:bottom w:val="none" w:sz="0" w:space="0" w:color="auto"/>
                <w:right w:val="none" w:sz="0" w:space="0" w:color="auto"/>
              </w:divBdr>
            </w:div>
            <w:div w:id="1279219742">
              <w:marLeft w:val="0"/>
              <w:marRight w:val="0"/>
              <w:marTop w:val="0"/>
              <w:marBottom w:val="0"/>
              <w:divBdr>
                <w:top w:val="none" w:sz="0" w:space="0" w:color="auto"/>
                <w:left w:val="none" w:sz="0" w:space="0" w:color="auto"/>
                <w:bottom w:val="none" w:sz="0" w:space="0" w:color="auto"/>
                <w:right w:val="none" w:sz="0" w:space="0" w:color="auto"/>
              </w:divBdr>
            </w:div>
            <w:div w:id="1970016625">
              <w:marLeft w:val="0"/>
              <w:marRight w:val="0"/>
              <w:marTop w:val="0"/>
              <w:marBottom w:val="0"/>
              <w:divBdr>
                <w:top w:val="none" w:sz="0" w:space="0" w:color="auto"/>
                <w:left w:val="none" w:sz="0" w:space="0" w:color="auto"/>
                <w:bottom w:val="none" w:sz="0" w:space="0" w:color="auto"/>
                <w:right w:val="none" w:sz="0" w:space="0" w:color="auto"/>
              </w:divBdr>
            </w:div>
            <w:div w:id="1643999530">
              <w:marLeft w:val="0"/>
              <w:marRight w:val="0"/>
              <w:marTop w:val="0"/>
              <w:marBottom w:val="0"/>
              <w:divBdr>
                <w:top w:val="none" w:sz="0" w:space="0" w:color="auto"/>
                <w:left w:val="none" w:sz="0" w:space="0" w:color="auto"/>
                <w:bottom w:val="none" w:sz="0" w:space="0" w:color="auto"/>
                <w:right w:val="none" w:sz="0" w:space="0" w:color="auto"/>
              </w:divBdr>
            </w:div>
          </w:divsChild>
        </w:div>
        <w:div w:id="129326578">
          <w:marLeft w:val="0"/>
          <w:marRight w:val="0"/>
          <w:marTop w:val="0"/>
          <w:marBottom w:val="0"/>
          <w:divBdr>
            <w:top w:val="none" w:sz="0" w:space="0" w:color="auto"/>
            <w:left w:val="none" w:sz="0" w:space="0" w:color="auto"/>
            <w:bottom w:val="none" w:sz="0" w:space="0" w:color="auto"/>
            <w:right w:val="none" w:sz="0" w:space="0" w:color="auto"/>
          </w:divBdr>
          <w:divsChild>
            <w:div w:id="1696081540">
              <w:marLeft w:val="0"/>
              <w:marRight w:val="0"/>
              <w:marTop w:val="0"/>
              <w:marBottom w:val="0"/>
              <w:divBdr>
                <w:top w:val="none" w:sz="0" w:space="0" w:color="auto"/>
                <w:left w:val="none" w:sz="0" w:space="0" w:color="auto"/>
                <w:bottom w:val="none" w:sz="0" w:space="0" w:color="auto"/>
                <w:right w:val="none" w:sz="0" w:space="0" w:color="auto"/>
              </w:divBdr>
            </w:div>
            <w:div w:id="1017274340">
              <w:marLeft w:val="0"/>
              <w:marRight w:val="0"/>
              <w:marTop w:val="0"/>
              <w:marBottom w:val="0"/>
              <w:divBdr>
                <w:top w:val="none" w:sz="0" w:space="0" w:color="auto"/>
                <w:left w:val="none" w:sz="0" w:space="0" w:color="auto"/>
                <w:bottom w:val="none" w:sz="0" w:space="0" w:color="auto"/>
                <w:right w:val="none" w:sz="0" w:space="0" w:color="auto"/>
              </w:divBdr>
            </w:div>
            <w:div w:id="1065372946">
              <w:marLeft w:val="0"/>
              <w:marRight w:val="0"/>
              <w:marTop w:val="0"/>
              <w:marBottom w:val="0"/>
              <w:divBdr>
                <w:top w:val="none" w:sz="0" w:space="0" w:color="auto"/>
                <w:left w:val="none" w:sz="0" w:space="0" w:color="auto"/>
                <w:bottom w:val="none" w:sz="0" w:space="0" w:color="auto"/>
                <w:right w:val="none" w:sz="0" w:space="0" w:color="auto"/>
              </w:divBdr>
            </w:div>
            <w:div w:id="1032731378">
              <w:marLeft w:val="0"/>
              <w:marRight w:val="0"/>
              <w:marTop w:val="0"/>
              <w:marBottom w:val="0"/>
              <w:divBdr>
                <w:top w:val="none" w:sz="0" w:space="0" w:color="auto"/>
                <w:left w:val="none" w:sz="0" w:space="0" w:color="auto"/>
                <w:bottom w:val="none" w:sz="0" w:space="0" w:color="auto"/>
                <w:right w:val="none" w:sz="0" w:space="0" w:color="auto"/>
              </w:divBdr>
            </w:div>
            <w:div w:id="1870483655">
              <w:marLeft w:val="0"/>
              <w:marRight w:val="0"/>
              <w:marTop w:val="0"/>
              <w:marBottom w:val="0"/>
              <w:divBdr>
                <w:top w:val="none" w:sz="0" w:space="0" w:color="auto"/>
                <w:left w:val="none" w:sz="0" w:space="0" w:color="auto"/>
                <w:bottom w:val="none" w:sz="0" w:space="0" w:color="auto"/>
                <w:right w:val="none" w:sz="0" w:space="0" w:color="auto"/>
              </w:divBdr>
            </w:div>
          </w:divsChild>
        </w:div>
        <w:div w:id="645478213">
          <w:marLeft w:val="0"/>
          <w:marRight w:val="0"/>
          <w:marTop w:val="0"/>
          <w:marBottom w:val="0"/>
          <w:divBdr>
            <w:top w:val="none" w:sz="0" w:space="0" w:color="auto"/>
            <w:left w:val="none" w:sz="0" w:space="0" w:color="auto"/>
            <w:bottom w:val="none" w:sz="0" w:space="0" w:color="auto"/>
            <w:right w:val="none" w:sz="0" w:space="0" w:color="auto"/>
          </w:divBdr>
        </w:div>
        <w:div w:id="1960381509">
          <w:marLeft w:val="0"/>
          <w:marRight w:val="0"/>
          <w:marTop w:val="0"/>
          <w:marBottom w:val="0"/>
          <w:divBdr>
            <w:top w:val="none" w:sz="0" w:space="0" w:color="auto"/>
            <w:left w:val="none" w:sz="0" w:space="0" w:color="auto"/>
            <w:bottom w:val="none" w:sz="0" w:space="0" w:color="auto"/>
            <w:right w:val="none" w:sz="0" w:space="0" w:color="auto"/>
          </w:divBdr>
        </w:div>
        <w:div w:id="1060448374">
          <w:marLeft w:val="0"/>
          <w:marRight w:val="0"/>
          <w:marTop w:val="0"/>
          <w:marBottom w:val="0"/>
          <w:divBdr>
            <w:top w:val="none" w:sz="0" w:space="0" w:color="auto"/>
            <w:left w:val="none" w:sz="0" w:space="0" w:color="auto"/>
            <w:bottom w:val="none" w:sz="0" w:space="0" w:color="auto"/>
            <w:right w:val="none" w:sz="0" w:space="0" w:color="auto"/>
          </w:divBdr>
        </w:div>
        <w:div w:id="1159073077">
          <w:marLeft w:val="0"/>
          <w:marRight w:val="0"/>
          <w:marTop w:val="0"/>
          <w:marBottom w:val="0"/>
          <w:divBdr>
            <w:top w:val="none" w:sz="0" w:space="0" w:color="auto"/>
            <w:left w:val="none" w:sz="0" w:space="0" w:color="auto"/>
            <w:bottom w:val="none" w:sz="0" w:space="0" w:color="auto"/>
            <w:right w:val="none" w:sz="0" w:space="0" w:color="auto"/>
          </w:divBdr>
        </w:div>
        <w:div w:id="1037395051">
          <w:marLeft w:val="0"/>
          <w:marRight w:val="0"/>
          <w:marTop w:val="0"/>
          <w:marBottom w:val="0"/>
          <w:divBdr>
            <w:top w:val="none" w:sz="0" w:space="0" w:color="auto"/>
            <w:left w:val="none" w:sz="0" w:space="0" w:color="auto"/>
            <w:bottom w:val="none" w:sz="0" w:space="0" w:color="auto"/>
            <w:right w:val="none" w:sz="0" w:space="0" w:color="auto"/>
          </w:divBdr>
        </w:div>
        <w:div w:id="2049210606">
          <w:marLeft w:val="0"/>
          <w:marRight w:val="0"/>
          <w:marTop w:val="0"/>
          <w:marBottom w:val="0"/>
          <w:divBdr>
            <w:top w:val="none" w:sz="0" w:space="0" w:color="auto"/>
            <w:left w:val="none" w:sz="0" w:space="0" w:color="auto"/>
            <w:bottom w:val="none" w:sz="0" w:space="0" w:color="auto"/>
            <w:right w:val="none" w:sz="0" w:space="0" w:color="auto"/>
          </w:divBdr>
        </w:div>
        <w:div w:id="1730881360">
          <w:marLeft w:val="0"/>
          <w:marRight w:val="0"/>
          <w:marTop w:val="0"/>
          <w:marBottom w:val="0"/>
          <w:divBdr>
            <w:top w:val="none" w:sz="0" w:space="0" w:color="auto"/>
            <w:left w:val="none" w:sz="0" w:space="0" w:color="auto"/>
            <w:bottom w:val="none" w:sz="0" w:space="0" w:color="auto"/>
            <w:right w:val="none" w:sz="0" w:space="0" w:color="auto"/>
          </w:divBdr>
        </w:div>
        <w:div w:id="681512069">
          <w:marLeft w:val="0"/>
          <w:marRight w:val="0"/>
          <w:marTop w:val="0"/>
          <w:marBottom w:val="0"/>
          <w:divBdr>
            <w:top w:val="none" w:sz="0" w:space="0" w:color="auto"/>
            <w:left w:val="none" w:sz="0" w:space="0" w:color="auto"/>
            <w:bottom w:val="none" w:sz="0" w:space="0" w:color="auto"/>
            <w:right w:val="none" w:sz="0" w:space="0" w:color="auto"/>
          </w:divBdr>
        </w:div>
        <w:div w:id="1675837361">
          <w:marLeft w:val="0"/>
          <w:marRight w:val="0"/>
          <w:marTop w:val="0"/>
          <w:marBottom w:val="0"/>
          <w:divBdr>
            <w:top w:val="none" w:sz="0" w:space="0" w:color="auto"/>
            <w:left w:val="none" w:sz="0" w:space="0" w:color="auto"/>
            <w:bottom w:val="none" w:sz="0" w:space="0" w:color="auto"/>
            <w:right w:val="none" w:sz="0" w:space="0" w:color="auto"/>
          </w:divBdr>
        </w:div>
        <w:div w:id="258030033">
          <w:marLeft w:val="0"/>
          <w:marRight w:val="0"/>
          <w:marTop w:val="0"/>
          <w:marBottom w:val="0"/>
          <w:divBdr>
            <w:top w:val="none" w:sz="0" w:space="0" w:color="auto"/>
            <w:left w:val="none" w:sz="0" w:space="0" w:color="auto"/>
            <w:bottom w:val="none" w:sz="0" w:space="0" w:color="auto"/>
            <w:right w:val="none" w:sz="0" w:space="0" w:color="auto"/>
          </w:divBdr>
        </w:div>
        <w:div w:id="431439247">
          <w:marLeft w:val="0"/>
          <w:marRight w:val="0"/>
          <w:marTop w:val="0"/>
          <w:marBottom w:val="0"/>
          <w:divBdr>
            <w:top w:val="none" w:sz="0" w:space="0" w:color="auto"/>
            <w:left w:val="none" w:sz="0" w:space="0" w:color="auto"/>
            <w:bottom w:val="none" w:sz="0" w:space="0" w:color="auto"/>
            <w:right w:val="none" w:sz="0" w:space="0" w:color="auto"/>
          </w:divBdr>
          <w:divsChild>
            <w:div w:id="376778084">
              <w:marLeft w:val="0"/>
              <w:marRight w:val="0"/>
              <w:marTop w:val="0"/>
              <w:marBottom w:val="0"/>
              <w:divBdr>
                <w:top w:val="none" w:sz="0" w:space="0" w:color="auto"/>
                <w:left w:val="none" w:sz="0" w:space="0" w:color="auto"/>
                <w:bottom w:val="none" w:sz="0" w:space="0" w:color="auto"/>
                <w:right w:val="none" w:sz="0" w:space="0" w:color="auto"/>
              </w:divBdr>
            </w:div>
            <w:div w:id="35205209">
              <w:marLeft w:val="0"/>
              <w:marRight w:val="0"/>
              <w:marTop w:val="0"/>
              <w:marBottom w:val="0"/>
              <w:divBdr>
                <w:top w:val="none" w:sz="0" w:space="0" w:color="auto"/>
                <w:left w:val="none" w:sz="0" w:space="0" w:color="auto"/>
                <w:bottom w:val="none" w:sz="0" w:space="0" w:color="auto"/>
                <w:right w:val="none" w:sz="0" w:space="0" w:color="auto"/>
              </w:divBdr>
            </w:div>
            <w:div w:id="1383597305">
              <w:marLeft w:val="0"/>
              <w:marRight w:val="0"/>
              <w:marTop w:val="0"/>
              <w:marBottom w:val="0"/>
              <w:divBdr>
                <w:top w:val="none" w:sz="0" w:space="0" w:color="auto"/>
                <w:left w:val="none" w:sz="0" w:space="0" w:color="auto"/>
                <w:bottom w:val="none" w:sz="0" w:space="0" w:color="auto"/>
                <w:right w:val="none" w:sz="0" w:space="0" w:color="auto"/>
              </w:divBdr>
            </w:div>
            <w:div w:id="1254050213">
              <w:marLeft w:val="0"/>
              <w:marRight w:val="0"/>
              <w:marTop w:val="0"/>
              <w:marBottom w:val="0"/>
              <w:divBdr>
                <w:top w:val="none" w:sz="0" w:space="0" w:color="auto"/>
                <w:left w:val="none" w:sz="0" w:space="0" w:color="auto"/>
                <w:bottom w:val="none" w:sz="0" w:space="0" w:color="auto"/>
                <w:right w:val="none" w:sz="0" w:space="0" w:color="auto"/>
              </w:divBdr>
            </w:div>
            <w:div w:id="1802068165">
              <w:marLeft w:val="0"/>
              <w:marRight w:val="0"/>
              <w:marTop w:val="0"/>
              <w:marBottom w:val="0"/>
              <w:divBdr>
                <w:top w:val="none" w:sz="0" w:space="0" w:color="auto"/>
                <w:left w:val="none" w:sz="0" w:space="0" w:color="auto"/>
                <w:bottom w:val="none" w:sz="0" w:space="0" w:color="auto"/>
                <w:right w:val="none" w:sz="0" w:space="0" w:color="auto"/>
              </w:divBdr>
            </w:div>
          </w:divsChild>
        </w:div>
        <w:div w:id="94986505">
          <w:marLeft w:val="0"/>
          <w:marRight w:val="0"/>
          <w:marTop w:val="0"/>
          <w:marBottom w:val="0"/>
          <w:divBdr>
            <w:top w:val="none" w:sz="0" w:space="0" w:color="auto"/>
            <w:left w:val="none" w:sz="0" w:space="0" w:color="auto"/>
            <w:bottom w:val="none" w:sz="0" w:space="0" w:color="auto"/>
            <w:right w:val="none" w:sz="0" w:space="0" w:color="auto"/>
          </w:divBdr>
          <w:divsChild>
            <w:div w:id="1998654251">
              <w:marLeft w:val="0"/>
              <w:marRight w:val="0"/>
              <w:marTop w:val="0"/>
              <w:marBottom w:val="0"/>
              <w:divBdr>
                <w:top w:val="none" w:sz="0" w:space="0" w:color="auto"/>
                <w:left w:val="none" w:sz="0" w:space="0" w:color="auto"/>
                <w:bottom w:val="none" w:sz="0" w:space="0" w:color="auto"/>
                <w:right w:val="none" w:sz="0" w:space="0" w:color="auto"/>
              </w:divBdr>
            </w:div>
            <w:div w:id="1763143277">
              <w:marLeft w:val="0"/>
              <w:marRight w:val="0"/>
              <w:marTop w:val="0"/>
              <w:marBottom w:val="0"/>
              <w:divBdr>
                <w:top w:val="none" w:sz="0" w:space="0" w:color="auto"/>
                <w:left w:val="none" w:sz="0" w:space="0" w:color="auto"/>
                <w:bottom w:val="none" w:sz="0" w:space="0" w:color="auto"/>
                <w:right w:val="none" w:sz="0" w:space="0" w:color="auto"/>
              </w:divBdr>
            </w:div>
            <w:div w:id="1812792321">
              <w:marLeft w:val="0"/>
              <w:marRight w:val="0"/>
              <w:marTop w:val="0"/>
              <w:marBottom w:val="0"/>
              <w:divBdr>
                <w:top w:val="none" w:sz="0" w:space="0" w:color="auto"/>
                <w:left w:val="none" w:sz="0" w:space="0" w:color="auto"/>
                <w:bottom w:val="none" w:sz="0" w:space="0" w:color="auto"/>
                <w:right w:val="none" w:sz="0" w:space="0" w:color="auto"/>
              </w:divBdr>
            </w:div>
            <w:div w:id="2137409045">
              <w:marLeft w:val="0"/>
              <w:marRight w:val="0"/>
              <w:marTop w:val="0"/>
              <w:marBottom w:val="0"/>
              <w:divBdr>
                <w:top w:val="none" w:sz="0" w:space="0" w:color="auto"/>
                <w:left w:val="none" w:sz="0" w:space="0" w:color="auto"/>
                <w:bottom w:val="none" w:sz="0" w:space="0" w:color="auto"/>
                <w:right w:val="none" w:sz="0" w:space="0" w:color="auto"/>
              </w:divBdr>
            </w:div>
            <w:div w:id="548305705">
              <w:marLeft w:val="0"/>
              <w:marRight w:val="0"/>
              <w:marTop w:val="0"/>
              <w:marBottom w:val="0"/>
              <w:divBdr>
                <w:top w:val="none" w:sz="0" w:space="0" w:color="auto"/>
                <w:left w:val="none" w:sz="0" w:space="0" w:color="auto"/>
                <w:bottom w:val="none" w:sz="0" w:space="0" w:color="auto"/>
                <w:right w:val="none" w:sz="0" w:space="0" w:color="auto"/>
              </w:divBdr>
            </w:div>
          </w:divsChild>
        </w:div>
        <w:div w:id="2047096709">
          <w:marLeft w:val="0"/>
          <w:marRight w:val="0"/>
          <w:marTop w:val="0"/>
          <w:marBottom w:val="0"/>
          <w:divBdr>
            <w:top w:val="none" w:sz="0" w:space="0" w:color="auto"/>
            <w:left w:val="none" w:sz="0" w:space="0" w:color="auto"/>
            <w:bottom w:val="none" w:sz="0" w:space="0" w:color="auto"/>
            <w:right w:val="none" w:sz="0" w:space="0" w:color="auto"/>
          </w:divBdr>
          <w:divsChild>
            <w:div w:id="2091585503">
              <w:marLeft w:val="0"/>
              <w:marRight w:val="0"/>
              <w:marTop w:val="0"/>
              <w:marBottom w:val="0"/>
              <w:divBdr>
                <w:top w:val="none" w:sz="0" w:space="0" w:color="auto"/>
                <w:left w:val="none" w:sz="0" w:space="0" w:color="auto"/>
                <w:bottom w:val="none" w:sz="0" w:space="0" w:color="auto"/>
                <w:right w:val="none" w:sz="0" w:space="0" w:color="auto"/>
              </w:divBdr>
            </w:div>
            <w:div w:id="1319766320">
              <w:marLeft w:val="0"/>
              <w:marRight w:val="0"/>
              <w:marTop w:val="0"/>
              <w:marBottom w:val="0"/>
              <w:divBdr>
                <w:top w:val="none" w:sz="0" w:space="0" w:color="auto"/>
                <w:left w:val="none" w:sz="0" w:space="0" w:color="auto"/>
                <w:bottom w:val="none" w:sz="0" w:space="0" w:color="auto"/>
                <w:right w:val="none" w:sz="0" w:space="0" w:color="auto"/>
              </w:divBdr>
            </w:div>
            <w:div w:id="215163997">
              <w:marLeft w:val="0"/>
              <w:marRight w:val="0"/>
              <w:marTop w:val="0"/>
              <w:marBottom w:val="0"/>
              <w:divBdr>
                <w:top w:val="none" w:sz="0" w:space="0" w:color="auto"/>
                <w:left w:val="none" w:sz="0" w:space="0" w:color="auto"/>
                <w:bottom w:val="none" w:sz="0" w:space="0" w:color="auto"/>
                <w:right w:val="none" w:sz="0" w:space="0" w:color="auto"/>
              </w:divBdr>
            </w:div>
            <w:div w:id="222444689">
              <w:marLeft w:val="0"/>
              <w:marRight w:val="0"/>
              <w:marTop w:val="0"/>
              <w:marBottom w:val="0"/>
              <w:divBdr>
                <w:top w:val="none" w:sz="0" w:space="0" w:color="auto"/>
                <w:left w:val="none" w:sz="0" w:space="0" w:color="auto"/>
                <w:bottom w:val="none" w:sz="0" w:space="0" w:color="auto"/>
                <w:right w:val="none" w:sz="0" w:space="0" w:color="auto"/>
              </w:divBdr>
            </w:div>
            <w:div w:id="493490954">
              <w:marLeft w:val="0"/>
              <w:marRight w:val="0"/>
              <w:marTop w:val="0"/>
              <w:marBottom w:val="0"/>
              <w:divBdr>
                <w:top w:val="none" w:sz="0" w:space="0" w:color="auto"/>
                <w:left w:val="none" w:sz="0" w:space="0" w:color="auto"/>
                <w:bottom w:val="none" w:sz="0" w:space="0" w:color="auto"/>
                <w:right w:val="none" w:sz="0" w:space="0" w:color="auto"/>
              </w:divBdr>
            </w:div>
          </w:divsChild>
        </w:div>
        <w:div w:id="1046832331">
          <w:marLeft w:val="0"/>
          <w:marRight w:val="0"/>
          <w:marTop w:val="0"/>
          <w:marBottom w:val="0"/>
          <w:divBdr>
            <w:top w:val="none" w:sz="0" w:space="0" w:color="auto"/>
            <w:left w:val="none" w:sz="0" w:space="0" w:color="auto"/>
            <w:bottom w:val="none" w:sz="0" w:space="0" w:color="auto"/>
            <w:right w:val="none" w:sz="0" w:space="0" w:color="auto"/>
          </w:divBdr>
          <w:divsChild>
            <w:div w:id="1922369819">
              <w:marLeft w:val="0"/>
              <w:marRight w:val="0"/>
              <w:marTop w:val="0"/>
              <w:marBottom w:val="0"/>
              <w:divBdr>
                <w:top w:val="none" w:sz="0" w:space="0" w:color="auto"/>
                <w:left w:val="none" w:sz="0" w:space="0" w:color="auto"/>
                <w:bottom w:val="none" w:sz="0" w:space="0" w:color="auto"/>
                <w:right w:val="none" w:sz="0" w:space="0" w:color="auto"/>
              </w:divBdr>
            </w:div>
            <w:div w:id="1431974615">
              <w:marLeft w:val="0"/>
              <w:marRight w:val="0"/>
              <w:marTop w:val="0"/>
              <w:marBottom w:val="0"/>
              <w:divBdr>
                <w:top w:val="none" w:sz="0" w:space="0" w:color="auto"/>
                <w:left w:val="none" w:sz="0" w:space="0" w:color="auto"/>
                <w:bottom w:val="none" w:sz="0" w:space="0" w:color="auto"/>
                <w:right w:val="none" w:sz="0" w:space="0" w:color="auto"/>
              </w:divBdr>
            </w:div>
            <w:div w:id="226771631">
              <w:marLeft w:val="0"/>
              <w:marRight w:val="0"/>
              <w:marTop w:val="0"/>
              <w:marBottom w:val="0"/>
              <w:divBdr>
                <w:top w:val="none" w:sz="0" w:space="0" w:color="auto"/>
                <w:left w:val="none" w:sz="0" w:space="0" w:color="auto"/>
                <w:bottom w:val="none" w:sz="0" w:space="0" w:color="auto"/>
                <w:right w:val="none" w:sz="0" w:space="0" w:color="auto"/>
              </w:divBdr>
            </w:div>
            <w:div w:id="1853646687">
              <w:marLeft w:val="0"/>
              <w:marRight w:val="0"/>
              <w:marTop w:val="0"/>
              <w:marBottom w:val="0"/>
              <w:divBdr>
                <w:top w:val="none" w:sz="0" w:space="0" w:color="auto"/>
                <w:left w:val="none" w:sz="0" w:space="0" w:color="auto"/>
                <w:bottom w:val="none" w:sz="0" w:space="0" w:color="auto"/>
                <w:right w:val="none" w:sz="0" w:space="0" w:color="auto"/>
              </w:divBdr>
            </w:div>
            <w:div w:id="1328358721">
              <w:marLeft w:val="0"/>
              <w:marRight w:val="0"/>
              <w:marTop w:val="0"/>
              <w:marBottom w:val="0"/>
              <w:divBdr>
                <w:top w:val="none" w:sz="0" w:space="0" w:color="auto"/>
                <w:left w:val="none" w:sz="0" w:space="0" w:color="auto"/>
                <w:bottom w:val="none" w:sz="0" w:space="0" w:color="auto"/>
                <w:right w:val="none" w:sz="0" w:space="0" w:color="auto"/>
              </w:divBdr>
            </w:div>
          </w:divsChild>
        </w:div>
        <w:div w:id="1843349907">
          <w:marLeft w:val="0"/>
          <w:marRight w:val="0"/>
          <w:marTop w:val="0"/>
          <w:marBottom w:val="0"/>
          <w:divBdr>
            <w:top w:val="none" w:sz="0" w:space="0" w:color="auto"/>
            <w:left w:val="none" w:sz="0" w:space="0" w:color="auto"/>
            <w:bottom w:val="none" w:sz="0" w:space="0" w:color="auto"/>
            <w:right w:val="none" w:sz="0" w:space="0" w:color="auto"/>
          </w:divBdr>
        </w:div>
        <w:div w:id="848565155">
          <w:marLeft w:val="0"/>
          <w:marRight w:val="0"/>
          <w:marTop w:val="0"/>
          <w:marBottom w:val="0"/>
          <w:divBdr>
            <w:top w:val="none" w:sz="0" w:space="0" w:color="auto"/>
            <w:left w:val="none" w:sz="0" w:space="0" w:color="auto"/>
            <w:bottom w:val="none" w:sz="0" w:space="0" w:color="auto"/>
            <w:right w:val="none" w:sz="0" w:space="0" w:color="auto"/>
          </w:divBdr>
        </w:div>
        <w:div w:id="1706828466">
          <w:marLeft w:val="0"/>
          <w:marRight w:val="0"/>
          <w:marTop w:val="0"/>
          <w:marBottom w:val="0"/>
          <w:divBdr>
            <w:top w:val="none" w:sz="0" w:space="0" w:color="auto"/>
            <w:left w:val="none" w:sz="0" w:space="0" w:color="auto"/>
            <w:bottom w:val="none" w:sz="0" w:space="0" w:color="auto"/>
            <w:right w:val="none" w:sz="0" w:space="0" w:color="auto"/>
          </w:divBdr>
        </w:div>
        <w:div w:id="653292273">
          <w:marLeft w:val="0"/>
          <w:marRight w:val="0"/>
          <w:marTop w:val="0"/>
          <w:marBottom w:val="0"/>
          <w:divBdr>
            <w:top w:val="none" w:sz="0" w:space="0" w:color="auto"/>
            <w:left w:val="none" w:sz="0" w:space="0" w:color="auto"/>
            <w:bottom w:val="none" w:sz="0" w:space="0" w:color="auto"/>
            <w:right w:val="none" w:sz="0" w:space="0" w:color="auto"/>
          </w:divBdr>
        </w:div>
        <w:div w:id="1137533266">
          <w:marLeft w:val="0"/>
          <w:marRight w:val="0"/>
          <w:marTop w:val="0"/>
          <w:marBottom w:val="0"/>
          <w:divBdr>
            <w:top w:val="none" w:sz="0" w:space="0" w:color="auto"/>
            <w:left w:val="none" w:sz="0" w:space="0" w:color="auto"/>
            <w:bottom w:val="none" w:sz="0" w:space="0" w:color="auto"/>
            <w:right w:val="none" w:sz="0" w:space="0" w:color="auto"/>
          </w:divBdr>
        </w:div>
        <w:div w:id="833911262">
          <w:marLeft w:val="0"/>
          <w:marRight w:val="0"/>
          <w:marTop w:val="0"/>
          <w:marBottom w:val="0"/>
          <w:divBdr>
            <w:top w:val="none" w:sz="0" w:space="0" w:color="auto"/>
            <w:left w:val="none" w:sz="0" w:space="0" w:color="auto"/>
            <w:bottom w:val="none" w:sz="0" w:space="0" w:color="auto"/>
            <w:right w:val="none" w:sz="0" w:space="0" w:color="auto"/>
          </w:divBdr>
        </w:div>
        <w:div w:id="1982073991">
          <w:marLeft w:val="0"/>
          <w:marRight w:val="0"/>
          <w:marTop w:val="0"/>
          <w:marBottom w:val="0"/>
          <w:divBdr>
            <w:top w:val="none" w:sz="0" w:space="0" w:color="auto"/>
            <w:left w:val="none" w:sz="0" w:space="0" w:color="auto"/>
            <w:bottom w:val="none" w:sz="0" w:space="0" w:color="auto"/>
            <w:right w:val="none" w:sz="0" w:space="0" w:color="auto"/>
          </w:divBdr>
        </w:div>
        <w:div w:id="618099734">
          <w:marLeft w:val="0"/>
          <w:marRight w:val="0"/>
          <w:marTop w:val="0"/>
          <w:marBottom w:val="0"/>
          <w:divBdr>
            <w:top w:val="none" w:sz="0" w:space="0" w:color="auto"/>
            <w:left w:val="none" w:sz="0" w:space="0" w:color="auto"/>
            <w:bottom w:val="none" w:sz="0" w:space="0" w:color="auto"/>
            <w:right w:val="none" w:sz="0" w:space="0" w:color="auto"/>
          </w:divBdr>
        </w:div>
        <w:div w:id="399715436">
          <w:marLeft w:val="0"/>
          <w:marRight w:val="0"/>
          <w:marTop w:val="0"/>
          <w:marBottom w:val="0"/>
          <w:divBdr>
            <w:top w:val="none" w:sz="0" w:space="0" w:color="auto"/>
            <w:left w:val="none" w:sz="0" w:space="0" w:color="auto"/>
            <w:bottom w:val="none" w:sz="0" w:space="0" w:color="auto"/>
            <w:right w:val="none" w:sz="0" w:space="0" w:color="auto"/>
          </w:divBdr>
        </w:div>
        <w:div w:id="1075782325">
          <w:marLeft w:val="0"/>
          <w:marRight w:val="0"/>
          <w:marTop w:val="0"/>
          <w:marBottom w:val="0"/>
          <w:divBdr>
            <w:top w:val="none" w:sz="0" w:space="0" w:color="auto"/>
            <w:left w:val="none" w:sz="0" w:space="0" w:color="auto"/>
            <w:bottom w:val="none" w:sz="0" w:space="0" w:color="auto"/>
            <w:right w:val="none" w:sz="0" w:space="0" w:color="auto"/>
          </w:divBdr>
        </w:div>
        <w:div w:id="66542448">
          <w:marLeft w:val="0"/>
          <w:marRight w:val="0"/>
          <w:marTop w:val="0"/>
          <w:marBottom w:val="0"/>
          <w:divBdr>
            <w:top w:val="none" w:sz="0" w:space="0" w:color="auto"/>
            <w:left w:val="none" w:sz="0" w:space="0" w:color="auto"/>
            <w:bottom w:val="none" w:sz="0" w:space="0" w:color="auto"/>
            <w:right w:val="none" w:sz="0" w:space="0" w:color="auto"/>
          </w:divBdr>
        </w:div>
        <w:div w:id="2124106418">
          <w:marLeft w:val="0"/>
          <w:marRight w:val="0"/>
          <w:marTop w:val="0"/>
          <w:marBottom w:val="0"/>
          <w:divBdr>
            <w:top w:val="none" w:sz="0" w:space="0" w:color="auto"/>
            <w:left w:val="none" w:sz="0" w:space="0" w:color="auto"/>
            <w:bottom w:val="none" w:sz="0" w:space="0" w:color="auto"/>
            <w:right w:val="none" w:sz="0" w:space="0" w:color="auto"/>
          </w:divBdr>
        </w:div>
        <w:div w:id="882866585">
          <w:marLeft w:val="0"/>
          <w:marRight w:val="0"/>
          <w:marTop w:val="0"/>
          <w:marBottom w:val="0"/>
          <w:divBdr>
            <w:top w:val="none" w:sz="0" w:space="0" w:color="auto"/>
            <w:left w:val="none" w:sz="0" w:space="0" w:color="auto"/>
            <w:bottom w:val="none" w:sz="0" w:space="0" w:color="auto"/>
            <w:right w:val="none" w:sz="0" w:space="0" w:color="auto"/>
          </w:divBdr>
        </w:div>
        <w:div w:id="532377433">
          <w:marLeft w:val="0"/>
          <w:marRight w:val="0"/>
          <w:marTop w:val="0"/>
          <w:marBottom w:val="0"/>
          <w:divBdr>
            <w:top w:val="none" w:sz="0" w:space="0" w:color="auto"/>
            <w:left w:val="none" w:sz="0" w:space="0" w:color="auto"/>
            <w:bottom w:val="none" w:sz="0" w:space="0" w:color="auto"/>
            <w:right w:val="none" w:sz="0" w:space="0" w:color="auto"/>
          </w:divBdr>
        </w:div>
      </w:divsChild>
    </w:div>
    <w:div w:id="1563250947">
      <w:bodyDiv w:val="1"/>
      <w:marLeft w:val="0"/>
      <w:marRight w:val="0"/>
      <w:marTop w:val="0"/>
      <w:marBottom w:val="0"/>
      <w:divBdr>
        <w:top w:val="none" w:sz="0" w:space="0" w:color="auto"/>
        <w:left w:val="none" w:sz="0" w:space="0" w:color="auto"/>
        <w:bottom w:val="none" w:sz="0" w:space="0" w:color="auto"/>
        <w:right w:val="none" w:sz="0" w:space="0" w:color="auto"/>
      </w:divBdr>
      <w:divsChild>
        <w:div w:id="2063745292">
          <w:marLeft w:val="0"/>
          <w:marRight w:val="0"/>
          <w:marTop w:val="0"/>
          <w:marBottom w:val="0"/>
          <w:divBdr>
            <w:top w:val="none" w:sz="0" w:space="0" w:color="auto"/>
            <w:left w:val="none" w:sz="0" w:space="0" w:color="auto"/>
            <w:bottom w:val="none" w:sz="0" w:space="0" w:color="auto"/>
            <w:right w:val="none" w:sz="0" w:space="0" w:color="auto"/>
          </w:divBdr>
          <w:divsChild>
            <w:div w:id="1068458835">
              <w:marLeft w:val="0"/>
              <w:marRight w:val="0"/>
              <w:marTop w:val="0"/>
              <w:marBottom w:val="0"/>
              <w:divBdr>
                <w:top w:val="none" w:sz="0" w:space="0" w:color="auto"/>
                <w:left w:val="none" w:sz="0" w:space="0" w:color="auto"/>
                <w:bottom w:val="none" w:sz="0" w:space="0" w:color="auto"/>
                <w:right w:val="none" w:sz="0" w:space="0" w:color="auto"/>
              </w:divBdr>
              <w:divsChild>
                <w:div w:id="1981763257">
                  <w:marLeft w:val="0"/>
                  <w:marRight w:val="0"/>
                  <w:marTop w:val="100"/>
                  <w:marBottom w:val="100"/>
                  <w:divBdr>
                    <w:top w:val="none" w:sz="0" w:space="0" w:color="auto"/>
                    <w:left w:val="none" w:sz="0" w:space="0" w:color="auto"/>
                    <w:bottom w:val="none" w:sz="0" w:space="0" w:color="auto"/>
                    <w:right w:val="none" w:sz="0" w:space="0" w:color="auto"/>
                  </w:divBdr>
                  <w:divsChild>
                    <w:div w:id="1106073512">
                      <w:marLeft w:val="0"/>
                      <w:marRight w:val="0"/>
                      <w:marTop w:val="0"/>
                      <w:marBottom w:val="0"/>
                      <w:divBdr>
                        <w:top w:val="none" w:sz="0" w:space="0" w:color="auto"/>
                        <w:left w:val="none" w:sz="0" w:space="0" w:color="auto"/>
                        <w:bottom w:val="none" w:sz="0" w:space="0" w:color="auto"/>
                        <w:right w:val="none" w:sz="0" w:space="0" w:color="auto"/>
                      </w:divBdr>
                      <w:divsChild>
                        <w:div w:id="14686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78671">
          <w:marLeft w:val="0"/>
          <w:marRight w:val="0"/>
          <w:marTop w:val="0"/>
          <w:marBottom w:val="0"/>
          <w:divBdr>
            <w:top w:val="none" w:sz="0" w:space="0" w:color="auto"/>
            <w:left w:val="none" w:sz="0" w:space="0" w:color="auto"/>
            <w:bottom w:val="none" w:sz="0" w:space="0" w:color="auto"/>
            <w:right w:val="none" w:sz="0" w:space="0" w:color="auto"/>
          </w:divBdr>
          <w:divsChild>
            <w:div w:id="1950548775">
              <w:marLeft w:val="0"/>
              <w:marRight w:val="0"/>
              <w:marTop w:val="0"/>
              <w:marBottom w:val="0"/>
              <w:divBdr>
                <w:top w:val="none" w:sz="0" w:space="0" w:color="auto"/>
                <w:left w:val="none" w:sz="0" w:space="0" w:color="auto"/>
                <w:bottom w:val="none" w:sz="0" w:space="0" w:color="auto"/>
                <w:right w:val="none" w:sz="0" w:space="0" w:color="auto"/>
              </w:divBdr>
              <w:divsChild>
                <w:div w:id="1369914141">
                  <w:marLeft w:val="0"/>
                  <w:marRight w:val="0"/>
                  <w:marTop w:val="100"/>
                  <w:marBottom w:val="100"/>
                  <w:divBdr>
                    <w:top w:val="none" w:sz="0" w:space="0" w:color="auto"/>
                    <w:left w:val="none" w:sz="0" w:space="0" w:color="auto"/>
                    <w:bottom w:val="none" w:sz="0" w:space="0" w:color="auto"/>
                    <w:right w:val="none" w:sz="0" w:space="0" w:color="auto"/>
                  </w:divBdr>
                  <w:divsChild>
                    <w:div w:id="378092947">
                      <w:marLeft w:val="0"/>
                      <w:marRight w:val="0"/>
                      <w:marTop w:val="0"/>
                      <w:marBottom w:val="0"/>
                      <w:divBdr>
                        <w:top w:val="none" w:sz="0" w:space="0" w:color="auto"/>
                        <w:left w:val="none" w:sz="0" w:space="0" w:color="auto"/>
                        <w:bottom w:val="none" w:sz="0" w:space="0" w:color="auto"/>
                        <w:right w:val="none" w:sz="0" w:space="0" w:color="auto"/>
                      </w:divBdr>
                      <w:divsChild>
                        <w:div w:id="704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800151">
      <w:bodyDiv w:val="1"/>
      <w:marLeft w:val="0"/>
      <w:marRight w:val="0"/>
      <w:marTop w:val="0"/>
      <w:marBottom w:val="0"/>
      <w:divBdr>
        <w:top w:val="none" w:sz="0" w:space="0" w:color="auto"/>
        <w:left w:val="none" w:sz="0" w:space="0" w:color="auto"/>
        <w:bottom w:val="none" w:sz="0" w:space="0" w:color="auto"/>
        <w:right w:val="none" w:sz="0" w:space="0" w:color="auto"/>
      </w:divBdr>
      <w:divsChild>
        <w:div w:id="1647852405">
          <w:marLeft w:val="0"/>
          <w:marRight w:val="0"/>
          <w:marTop w:val="0"/>
          <w:marBottom w:val="0"/>
          <w:divBdr>
            <w:top w:val="none" w:sz="0" w:space="0" w:color="auto"/>
            <w:left w:val="none" w:sz="0" w:space="0" w:color="auto"/>
            <w:bottom w:val="none" w:sz="0" w:space="0" w:color="auto"/>
            <w:right w:val="none" w:sz="0" w:space="0" w:color="auto"/>
          </w:divBdr>
        </w:div>
        <w:div w:id="606356671">
          <w:marLeft w:val="0"/>
          <w:marRight w:val="0"/>
          <w:marTop w:val="0"/>
          <w:marBottom w:val="0"/>
          <w:divBdr>
            <w:top w:val="none" w:sz="0" w:space="0" w:color="auto"/>
            <w:left w:val="none" w:sz="0" w:space="0" w:color="auto"/>
            <w:bottom w:val="none" w:sz="0" w:space="0" w:color="auto"/>
            <w:right w:val="none" w:sz="0" w:space="0" w:color="auto"/>
          </w:divBdr>
        </w:div>
        <w:div w:id="2010209004">
          <w:marLeft w:val="0"/>
          <w:marRight w:val="0"/>
          <w:marTop w:val="0"/>
          <w:marBottom w:val="0"/>
          <w:divBdr>
            <w:top w:val="none" w:sz="0" w:space="0" w:color="auto"/>
            <w:left w:val="none" w:sz="0" w:space="0" w:color="auto"/>
            <w:bottom w:val="none" w:sz="0" w:space="0" w:color="auto"/>
            <w:right w:val="none" w:sz="0" w:space="0" w:color="auto"/>
          </w:divBdr>
        </w:div>
        <w:div w:id="850409044">
          <w:marLeft w:val="0"/>
          <w:marRight w:val="0"/>
          <w:marTop w:val="0"/>
          <w:marBottom w:val="0"/>
          <w:divBdr>
            <w:top w:val="none" w:sz="0" w:space="0" w:color="auto"/>
            <w:left w:val="none" w:sz="0" w:space="0" w:color="auto"/>
            <w:bottom w:val="none" w:sz="0" w:space="0" w:color="auto"/>
            <w:right w:val="none" w:sz="0" w:space="0" w:color="auto"/>
          </w:divBdr>
        </w:div>
        <w:div w:id="1105922225">
          <w:marLeft w:val="0"/>
          <w:marRight w:val="0"/>
          <w:marTop w:val="0"/>
          <w:marBottom w:val="0"/>
          <w:divBdr>
            <w:top w:val="none" w:sz="0" w:space="0" w:color="auto"/>
            <w:left w:val="none" w:sz="0" w:space="0" w:color="auto"/>
            <w:bottom w:val="none" w:sz="0" w:space="0" w:color="auto"/>
            <w:right w:val="none" w:sz="0" w:space="0" w:color="auto"/>
          </w:divBdr>
        </w:div>
        <w:div w:id="1888370267">
          <w:marLeft w:val="0"/>
          <w:marRight w:val="0"/>
          <w:marTop w:val="0"/>
          <w:marBottom w:val="0"/>
          <w:divBdr>
            <w:top w:val="none" w:sz="0" w:space="0" w:color="auto"/>
            <w:left w:val="none" w:sz="0" w:space="0" w:color="auto"/>
            <w:bottom w:val="none" w:sz="0" w:space="0" w:color="auto"/>
            <w:right w:val="none" w:sz="0" w:space="0" w:color="auto"/>
          </w:divBdr>
        </w:div>
        <w:div w:id="1312640145">
          <w:marLeft w:val="0"/>
          <w:marRight w:val="0"/>
          <w:marTop w:val="0"/>
          <w:marBottom w:val="0"/>
          <w:divBdr>
            <w:top w:val="none" w:sz="0" w:space="0" w:color="auto"/>
            <w:left w:val="none" w:sz="0" w:space="0" w:color="auto"/>
            <w:bottom w:val="none" w:sz="0" w:space="0" w:color="auto"/>
            <w:right w:val="none" w:sz="0" w:space="0" w:color="auto"/>
          </w:divBdr>
        </w:div>
        <w:div w:id="1982924993">
          <w:marLeft w:val="0"/>
          <w:marRight w:val="0"/>
          <w:marTop w:val="0"/>
          <w:marBottom w:val="0"/>
          <w:divBdr>
            <w:top w:val="none" w:sz="0" w:space="0" w:color="auto"/>
            <w:left w:val="none" w:sz="0" w:space="0" w:color="auto"/>
            <w:bottom w:val="none" w:sz="0" w:space="0" w:color="auto"/>
            <w:right w:val="none" w:sz="0" w:space="0" w:color="auto"/>
          </w:divBdr>
        </w:div>
      </w:divsChild>
    </w:div>
    <w:div w:id="1612279258">
      <w:bodyDiv w:val="1"/>
      <w:marLeft w:val="0"/>
      <w:marRight w:val="0"/>
      <w:marTop w:val="0"/>
      <w:marBottom w:val="0"/>
      <w:divBdr>
        <w:top w:val="none" w:sz="0" w:space="0" w:color="auto"/>
        <w:left w:val="none" w:sz="0" w:space="0" w:color="auto"/>
        <w:bottom w:val="none" w:sz="0" w:space="0" w:color="auto"/>
        <w:right w:val="none" w:sz="0" w:space="0" w:color="auto"/>
      </w:divBdr>
      <w:divsChild>
        <w:div w:id="21371756">
          <w:marLeft w:val="0"/>
          <w:marRight w:val="0"/>
          <w:marTop w:val="0"/>
          <w:marBottom w:val="0"/>
          <w:divBdr>
            <w:top w:val="none" w:sz="0" w:space="0" w:color="auto"/>
            <w:left w:val="none" w:sz="0" w:space="0" w:color="auto"/>
            <w:bottom w:val="none" w:sz="0" w:space="0" w:color="auto"/>
            <w:right w:val="none" w:sz="0" w:space="0" w:color="auto"/>
          </w:divBdr>
        </w:div>
        <w:div w:id="30350581">
          <w:marLeft w:val="0"/>
          <w:marRight w:val="0"/>
          <w:marTop w:val="0"/>
          <w:marBottom w:val="0"/>
          <w:divBdr>
            <w:top w:val="none" w:sz="0" w:space="0" w:color="auto"/>
            <w:left w:val="none" w:sz="0" w:space="0" w:color="auto"/>
            <w:bottom w:val="none" w:sz="0" w:space="0" w:color="auto"/>
            <w:right w:val="none" w:sz="0" w:space="0" w:color="auto"/>
          </w:divBdr>
        </w:div>
        <w:div w:id="2010600253">
          <w:marLeft w:val="0"/>
          <w:marRight w:val="0"/>
          <w:marTop w:val="0"/>
          <w:marBottom w:val="0"/>
          <w:divBdr>
            <w:top w:val="none" w:sz="0" w:space="0" w:color="auto"/>
            <w:left w:val="none" w:sz="0" w:space="0" w:color="auto"/>
            <w:bottom w:val="none" w:sz="0" w:space="0" w:color="auto"/>
            <w:right w:val="none" w:sz="0" w:space="0" w:color="auto"/>
          </w:divBdr>
        </w:div>
      </w:divsChild>
    </w:div>
    <w:div w:id="1616402943">
      <w:bodyDiv w:val="1"/>
      <w:marLeft w:val="0"/>
      <w:marRight w:val="0"/>
      <w:marTop w:val="0"/>
      <w:marBottom w:val="0"/>
      <w:divBdr>
        <w:top w:val="none" w:sz="0" w:space="0" w:color="auto"/>
        <w:left w:val="none" w:sz="0" w:space="0" w:color="auto"/>
        <w:bottom w:val="none" w:sz="0" w:space="0" w:color="auto"/>
        <w:right w:val="none" w:sz="0" w:space="0" w:color="auto"/>
      </w:divBdr>
    </w:div>
    <w:div w:id="1616669367">
      <w:bodyDiv w:val="1"/>
      <w:marLeft w:val="0"/>
      <w:marRight w:val="0"/>
      <w:marTop w:val="0"/>
      <w:marBottom w:val="0"/>
      <w:divBdr>
        <w:top w:val="none" w:sz="0" w:space="0" w:color="auto"/>
        <w:left w:val="none" w:sz="0" w:space="0" w:color="auto"/>
        <w:bottom w:val="none" w:sz="0" w:space="0" w:color="auto"/>
        <w:right w:val="none" w:sz="0" w:space="0" w:color="auto"/>
      </w:divBdr>
    </w:div>
    <w:div w:id="1629045630">
      <w:bodyDiv w:val="1"/>
      <w:marLeft w:val="0"/>
      <w:marRight w:val="0"/>
      <w:marTop w:val="0"/>
      <w:marBottom w:val="0"/>
      <w:divBdr>
        <w:top w:val="none" w:sz="0" w:space="0" w:color="auto"/>
        <w:left w:val="none" w:sz="0" w:space="0" w:color="auto"/>
        <w:bottom w:val="none" w:sz="0" w:space="0" w:color="auto"/>
        <w:right w:val="none" w:sz="0" w:space="0" w:color="auto"/>
      </w:divBdr>
    </w:div>
    <w:div w:id="1666130001">
      <w:bodyDiv w:val="1"/>
      <w:marLeft w:val="0"/>
      <w:marRight w:val="0"/>
      <w:marTop w:val="0"/>
      <w:marBottom w:val="0"/>
      <w:divBdr>
        <w:top w:val="none" w:sz="0" w:space="0" w:color="auto"/>
        <w:left w:val="none" w:sz="0" w:space="0" w:color="auto"/>
        <w:bottom w:val="none" w:sz="0" w:space="0" w:color="auto"/>
        <w:right w:val="none" w:sz="0" w:space="0" w:color="auto"/>
      </w:divBdr>
      <w:divsChild>
        <w:div w:id="99573512">
          <w:marLeft w:val="0"/>
          <w:marRight w:val="0"/>
          <w:marTop w:val="0"/>
          <w:marBottom w:val="0"/>
          <w:divBdr>
            <w:top w:val="none" w:sz="0" w:space="0" w:color="auto"/>
            <w:left w:val="none" w:sz="0" w:space="0" w:color="auto"/>
            <w:bottom w:val="none" w:sz="0" w:space="0" w:color="auto"/>
            <w:right w:val="none" w:sz="0" w:space="0" w:color="auto"/>
          </w:divBdr>
          <w:divsChild>
            <w:div w:id="1794790924">
              <w:marLeft w:val="0"/>
              <w:marRight w:val="0"/>
              <w:marTop w:val="0"/>
              <w:marBottom w:val="0"/>
              <w:divBdr>
                <w:top w:val="none" w:sz="0" w:space="0" w:color="auto"/>
                <w:left w:val="none" w:sz="0" w:space="0" w:color="auto"/>
                <w:bottom w:val="none" w:sz="0" w:space="0" w:color="auto"/>
                <w:right w:val="none" w:sz="0" w:space="0" w:color="auto"/>
              </w:divBdr>
            </w:div>
            <w:div w:id="844785421">
              <w:marLeft w:val="0"/>
              <w:marRight w:val="0"/>
              <w:marTop w:val="0"/>
              <w:marBottom w:val="0"/>
              <w:divBdr>
                <w:top w:val="none" w:sz="0" w:space="0" w:color="auto"/>
                <w:left w:val="none" w:sz="0" w:space="0" w:color="auto"/>
                <w:bottom w:val="none" w:sz="0" w:space="0" w:color="auto"/>
                <w:right w:val="none" w:sz="0" w:space="0" w:color="auto"/>
              </w:divBdr>
            </w:div>
          </w:divsChild>
        </w:div>
        <w:div w:id="741484342">
          <w:marLeft w:val="0"/>
          <w:marRight w:val="0"/>
          <w:marTop w:val="0"/>
          <w:marBottom w:val="0"/>
          <w:divBdr>
            <w:top w:val="none" w:sz="0" w:space="0" w:color="auto"/>
            <w:left w:val="none" w:sz="0" w:space="0" w:color="auto"/>
            <w:bottom w:val="none" w:sz="0" w:space="0" w:color="auto"/>
            <w:right w:val="none" w:sz="0" w:space="0" w:color="auto"/>
          </w:divBdr>
          <w:divsChild>
            <w:div w:id="805204720">
              <w:marLeft w:val="0"/>
              <w:marRight w:val="0"/>
              <w:marTop w:val="0"/>
              <w:marBottom w:val="0"/>
              <w:divBdr>
                <w:top w:val="none" w:sz="0" w:space="0" w:color="auto"/>
                <w:left w:val="none" w:sz="0" w:space="0" w:color="auto"/>
                <w:bottom w:val="none" w:sz="0" w:space="0" w:color="auto"/>
                <w:right w:val="none" w:sz="0" w:space="0" w:color="auto"/>
              </w:divBdr>
            </w:div>
            <w:div w:id="335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9222">
      <w:bodyDiv w:val="1"/>
      <w:marLeft w:val="0"/>
      <w:marRight w:val="0"/>
      <w:marTop w:val="0"/>
      <w:marBottom w:val="0"/>
      <w:divBdr>
        <w:top w:val="none" w:sz="0" w:space="0" w:color="auto"/>
        <w:left w:val="none" w:sz="0" w:space="0" w:color="auto"/>
        <w:bottom w:val="none" w:sz="0" w:space="0" w:color="auto"/>
        <w:right w:val="none" w:sz="0" w:space="0" w:color="auto"/>
      </w:divBdr>
      <w:divsChild>
        <w:div w:id="1427575224">
          <w:marLeft w:val="0"/>
          <w:marRight w:val="0"/>
          <w:marTop w:val="0"/>
          <w:marBottom w:val="0"/>
          <w:divBdr>
            <w:top w:val="none" w:sz="0" w:space="0" w:color="auto"/>
            <w:left w:val="none" w:sz="0" w:space="0" w:color="auto"/>
            <w:bottom w:val="none" w:sz="0" w:space="0" w:color="auto"/>
            <w:right w:val="none" w:sz="0" w:space="0" w:color="auto"/>
          </w:divBdr>
        </w:div>
        <w:div w:id="1142388421">
          <w:marLeft w:val="0"/>
          <w:marRight w:val="0"/>
          <w:marTop w:val="0"/>
          <w:marBottom w:val="0"/>
          <w:divBdr>
            <w:top w:val="none" w:sz="0" w:space="0" w:color="auto"/>
            <w:left w:val="none" w:sz="0" w:space="0" w:color="auto"/>
            <w:bottom w:val="none" w:sz="0" w:space="0" w:color="auto"/>
            <w:right w:val="none" w:sz="0" w:space="0" w:color="auto"/>
          </w:divBdr>
        </w:div>
        <w:div w:id="2090538585">
          <w:marLeft w:val="0"/>
          <w:marRight w:val="0"/>
          <w:marTop w:val="0"/>
          <w:marBottom w:val="0"/>
          <w:divBdr>
            <w:top w:val="none" w:sz="0" w:space="0" w:color="auto"/>
            <w:left w:val="none" w:sz="0" w:space="0" w:color="auto"/>
            <w:bottom w:val="none" w:sz="0" w:space="0" w:color="auto"/>
            <w:right w:val="none" w:sz="0" w:space="0" w:color="auto"/>
          </w:divBdr>
        </w:div>
        <w:div w:id="1380932156">
          <w:marLeft w:val="0"/>
          <w:marRight w:val="0"/>
          <w:marTop w:val="0"/>
          <w:marBottom w:val="0"/>
          <w:divBdr>
            <w:top w:val="none" w:sz="0" w:space="0" w:color="auto"/>
            <w:left w:val="none" w:sz="0" w:space="0" w:color="auto"/>
            <w:bottom w:val="none" w:sz="0" w:space="0" w:color="auto"/>
            <w:right w:val="none" w:sz="0" w:space="0" w:color="auto"/>
          </w:divBdr>
        </w:div>
        <w:div w:id="1464469217">
          <w:marLeft w:val="0"/>
          <w:marRight w:val="0"/>
          <w:marTop w:val="0"/>
          <w:marBottom w:val="0"/>
          <w:divBdr>
            <w:top w:val="none" w:sz="0" w:space="0" w:color="auto"/>
            <w:left w:val="none" w:sz="0" w:space="0" w:color="auto"/>
            <w:bottom w:val="none" w:sz="0" w:space="0" w:color="auto"/>
            <w:right w:val="none" w:sz="0" w:space="0" w:color="auto"/>
          </w:divBdr>
        </w:div>
        <w:div w:id="2135438331">
          <w:marLeft w:val="0"/>
          <w:marRight w:val="0"/>
          <w:marTop w:val="0"/>
          <w:marBottom w:val="0"/>
          <w:divBdr>
            <w:top w:val="none" w:sz="0" w:space="0" w:color="auto"/>
            <w:left w:val="none" w:sz="0" w:space="0" w:color="auto"/>
            <w:bottom w:val="none" w:sz="0" w:space="0" w:color="auto"/>
            <w:right w:val="none" w:sz="0" w:space="0" w:color="auto"/>
          </w:divBdr>
        </w:div>
        <w:div w:id="982155130">
          <w:marLeft w:val="0"/>
          <w:marRight w:val="0"/>
          <w:marTop w:val="0"/>
          <w:marBottom w:val="0"/>
          <w:divBdr>
            <w:top w:val="none" w:sz="0" w:space="0" w:color="auto"/>
            <w:left w:val="none" w:sz="0" w:space="0" w:color="auto"/>
            <w:bottom w:val="none" w:sz="0" w:space="0" w:color="auto"/>
            <w:right w:val="none" w:sz="0" w:space="0" w:color="auto"/>
          </w:divBdr>
        </w:div>
        <w:div w:id="188221901">
          <w:marLeft w:val="0"/>
          <w:marRight w:val="0"/>
          <w:marTop w:val="0"/>
          <w:marBottom w:val="0"/>
          <w:divBdr>
            <w:top w:val="none" w:sz="0" w:space="0" w:color="auto"/>
            <w:left w:val="none" w:sz="0" w:space="0" w:color="auto"/>
            <w:bottom w:val="none" w:sz="0" w:space="0" w:color="auto"/>
            <w:right w:val="none" w:sz="0" w:space="0" w:color="auto"/>
          </w:divBdr>
        </w:div>
        <w:div w:id="18745984">
          <w:marLeft w:val="0"/>
          <w:marRight w:val="0"/>
          <w:marTop w:val="0"/>
          <w:marBottom w:val="0"/>
          <w:divBdr>
            <w:top w:val="none" w:sz="0" w:space="0" w:color="auto"/>
            <w:left w:val="none" w:sz="0" w:space="0" w:color="auto"/>
            <w:bottom w:val="none" w:sz="0" w:space="0" w:color="auto"/>
            <w:right w:val="none" w:sz="0" w:space="0" w:color="auto"/>
          </w:divBdr>
        </w:div>
        <w:div w:id="1336029733">
          <w:marLeft w:val="0"/>
          <w:marRight w:val="0"/>
          <w:marTop w:val="0"/>
          <w:marBottom w:val="0"/>
          <w:divBdr>
            <w:top w:val="none" w:sz="0" w:space="0" w:color="auto"/>
            <w:left w:val="none" w:sz="0" w:space="0" w:color="auto"/>
            <w:bottom w:val="none" w:sz="0" w:space="0" w:color="auto"/>
            <w:right w:val="none" w:sz="0" w:space="0" w:color="auto"/>
          </w:divBdr>
        </w:div>
        <w:div w:id="1450586712">
          <w:marLeft w:val="0"/>
          <w:marRight w:val="0"/>
          <w:marTop w:val="0"/>
          <w:marBottom w:val="0"/>
          <w:divBdr>
            <w:top w:val="none" w:sz="0" w:space="0" w:color="auto"/>
            <w:left w:val="none" w:sz="0" w:space="0" w:color="auto"/>
            <w:bottom w:val="none" w:sz="0" w:space="0" w:color="auto"/>
            <w:right w:val="none" w:sz="0" w:space="0" w:color="auto"/>
          </w:divBdr>
        </w:div>
        <w:div w:id="1807625325">
          <w:marLeft w:val="0"/>
          <w:marRight w:val="0"/>
          <w:marTop w:val="0"/>
          <w:marBottom w:val="0"/>
          <w:divBdr>
            <w:top w:val="none" w:sz="0" w:space="0" w:color="auto"/>
            <w:left w:val="none" w:sz="0" w:space="0" w:color="auto"/>
            <w:bottom w:val="none" w:sz="0" w:space="0" w:color="auto"/>
            <w:right w:val="none" w:sz="0" w:space="0" w:color="auto"/>
          </w:divBdr>
        </w:div>
        <w:div w:id="1434395768">
          <w:marLeft w:val="0"/>
          <w:marRight w:val="0"/>
          <w:marTop w:val="0"/>
          <w:marBottom w:val="0"/>
          <w:divBdr>
            <w:top w:val="none" w:sz="0" w:space="0" w:color="auto"/>
            <w:left w:val="none" w:sz="0" w:space="0" w:color="auto"/>
            <w:bottom w:val="none" w:sz="0" w:space="0" w:color="auto"/>
            <w:right w:val="none" w:sz="0" w:space="0" w:color="auto"/>
          </w:divBdr>
        </w:div>
        <w:div w:id="641272140">
          <w:marLeft w:val="0"/>
          <w:marRight w:val="0"/>
          <w:marTop w:val="0"/>
          <w:marBottom w:val="0"/>
          <w:divBdr>
            <w:top w:val="none" w:sz="0" w:space="0" w:color="auto"/>
            <w:left w:val="none" w:sz="0" w:space="0" w:color="auto"/>
            <w:bottom w:val="none" w:sz="0" w:space="0" w:color="auto"/>
            <w:right w:val="none" w:sz="0" w:space="0" w:color="auto"/>
          </w:divBdr>
        </w:div>
        <w:div w:id="1116170509">
          <w:marLeft w:val="0"/>
          <w:marRight w:val="0"/>
          <w:marTop w:val="0"/>
          <w:marBottom w:val="0"/>
          <w:divBdr>
            <w:top w:val="none" w:sz="0" w:space="0" w:color="auto"/>
            <w:left w:val="none" w:sz="0" w:space="0" w:color="auto"/>
            <w:bottom w:val="none" w:sz="0" w:space="0" w:color="auto"/>
            <w:right w:val="none" w:sz="0" w:space="0" w:color="auto"/>
          </w:divBdr>
        </w:div>
        <w:div w:id="1031146193">
          <w:marLeft w:val="0"/>
          <w:marRight w:val="0"/>
          <w:marTop w:val="0"/>
          <w:marBottom w:val="0"/>
          <w:divBdr>
            <w:top w:val="none" w:sz="0" w:space="0" w:color="auto"/>
            <w:left w:val="none" w:sz="0" w:space="0" w:color="auto"/>
            <w:bottom w:val="none" w:sz="0" w:space="0" w:color="auto"/>
            <w:right w:val="none" w:sz="0" w:space="0" w:color="auto"/>
          </w:divBdr>
        </w:div>
        <w:div w:id="1893223967">
          <w:marLeft w:val="0"/>
          <w:marRight w:val="0"/>
          <w:marTop w:val="0"/>
          <w:marBottom w:val="0"/>
          <w:divBdr>
            <w:top w:val="none" w:sz="0" w:space="0" w:color="auto"/>
            <w:left w:val="none" w:sz="0" w:space="0" w:color="auto"/>
            <w:bottom w:val="none" w:sz="0" w:space="0" w:color="auto"/>
            <w:right w:val="none" w:sz="0" w:space="0" w:color="auto"/>
          </w:divBdr>
        </w:div>
        <w:div w:id="402677743">
          <w:marLeft w:val="0"/>
          <w:marRight w:val="0"/>
          <w:marTop w:val="0"/>
          <w:marBottom w:val="0"/>
          <w:divBdr>
            <w:top w:val="none" w:sz="0" w:space="0" w:color="auto"/>
            <w:left w:val="none" w:sz="0" w:space="0" w:color="auto"/>
            <w:bottom w:val="none" w:sz="0" w:space="0" w:color="auto"/>
            <w:right w:val="none" w:sz="0" w:space="0" w:color="auto"/>
          </w:divBdr>
        </w:div>
        <w:div w:id="1797872450">
          <w:marLeft w:val="0"/>
          <w:marRight w:val="0"/>
          <w:marTop w:val="0"/>
          <w:marBottom w:val="0"/>
          <w:divBdr>
            <w:top w:val="none" w:sz="0" w:space="0" w:color="auto"/>
            <w:left w:val="none" w:sz="0" w:space="0" w:color="auto"/>
            <w:bottom w:val="none" w:sz="0" w:space="0" w:color="auto"/>
            <w:right w:val="none" w:sz="0" w:space="0" w:color="auto"/>
          </w:divBdr>
        </w:div>
        <w:div w:id="602692435">
          <w:marLeft w:val="0"/>
          <w:marRight w:val="0"/>
          <w:marTop w:val="0"/>
          <w:marBottom w:val="0"/>
          <w:divBdr>
            <w:top w:val="none" w:sz="0" w:space="0" w:color="auto"/>
            <w:left w:val="none" w:sz="0" w:space="0" w:color="auto"/>
            <w:bottom w:val="none" w:sz="0" w:space="0" w:color="auto"/>
            <w:right w:val="none" w:sz="0" w:space="0" w:color="auto"/>
          </w:divBdr>
        </w:div>
        <w:div w:id="729378775">
          <w:marLeft w:val="0"/>
          <w:marRight w:val="0"/>
          <w:marTop w:val="0"/>
          <w:marBottom w:val="0"/>
          <w:divBdr>
            <w:top w:val="none" w:sz="0" w:space="0" w:color="auto"/>
            <w:left w:val="none" w:sz="0" w:space="0" w:color="auto"/>
            <w:bottom w:val="none" w:sz="0" w:space="0" w:color="auto"/>
            <w:right w:val="none" w:sz="0" w:space="0" w:color="auto"/>
          </w:divBdr>
        </w:div>
        <w:div w:id="1184124873">
          <w:marLeft w:val="0"/>
          <w:marRight w:val="0"/>
          <w:marTop w:val="0"/>
          <w:marBottom w:val="0"/>
          <w:divBdr>
            <w:top w:val="none" w:sz="0" w:space="0" w:color="auto"/>
            <w:left w:val="none" w:sz="0" w:space="0" w:color="auto"/>
            <w:bottom w:val="none" w:sz="0" w:space="0" w:color="auto"/>
            <w:right w:val="none" w:sz="0" w:space="0" w:color="auto"/>
          </w:divBdr>
        </w:div>
        <w:div w:id="1976986964">
          <w:marLeft w:val="0"/>
          <w:marRight w:val="0"/>
          <w:marTop w:val="0"/>
          <w:marBottom w:val="0"/>
          <w:divBdr>
            <w:top w:val="none" w:sz="0" w:space="0" w:color="auto"/>
            <w:left w:val="none" w:sz="0" w:space="0" w:color="auto"/>
            <w:bottom w:val="none" w:sz="0" w:space="0" w:color="auto"/>
            <w:right w:val="none" w:sz="0" w:space="0" w:color="auto"/>
          </w:divBdr>
        </w:div>
        <w:div w:id="1409159339">
          <w:marLeft w:val="0"/>
          <w:marRight w:val="0"/>
          <w:marTop w:val="0"/>
          <w:marBottom w:val="0"/>
          <w:divBdr>
            <w:top w:val="none" w:sz="0" w:space="0" w:color="auto"/>
            <w:left w:val="none" w:sz="0" w:space="0" w:color="auto"/>
            <w:bottom w:val="none" w:sz="0" w:space="0" w:color="auto"/>
            <w:right w:val="none" w:sz="0" w:space="0" w:color="auto"/>
          </w:divBdr>
        </w:div>
        <w:div w:id="1840349067">
          <w:marLeft w:val="0"/>
          <w:marRight w:val="0"/>
          <w:marTop w:val="0"/>
          <w:marBottom w:val="0"/>
          <w:divBdr>
            <w:top w:val="none" w:sz="0" w:space="0" w:color="auto"/>
            <w:left w:val="none" w:sz="0" w:space="0" w:color="auto"/>
            <w:bottom w:val="none" w:sz="0" w:space="0" w:color="auto"/>
            <w:right w:val="none" w:sz="0" w:space="0" w:color="auto"/>
          </w:divBdr>
        </w:div>
        <w:div w:id="929893921">
          <w:marLeft w:val="0"/>
          <w:marRight w:val="0"/>
          <w:marTop w:val="0"/>
          <w:marBottom w:val="0"/>
          <w:divBdr>
            <w:top w:val="none" w:sz="0" w:space="0" w:color="auto"/>
            <w:left w:val="none" w:sz="0" w:space="0" w:color="auto"/>
            <w:bottom w:val="none" w:sz="0" w:space="0" w:color="auto"/>
            <w:right w:val="none" w:sz="0" w:space="0" w:color="auto"/>
          </w:divBdr>
        </w:div>
        <w:div w:id="549269129">
          <w:marLeft w:val="0"/>
          <w:marRight w:val="0"/>
          <w:marTop w:val="0"/>
          <w:marBottom w:val="0"/>
          <w:divBdr>
            <w:top w:val="none" w:sz="0" w:space="0" w:color="auto"/>
            <w:left w:val="none" w:sz="0" w:space="0" w:color="auto"/>
            <w:bottom w:val="none" w:sz="0" w:space="0" w:color="auto"/>
            <w:right w:val="none" w:sz="0" w:space="0" w:color="auto"/>
          </w:divBdr>
        </w:div>
        <w:div w:id="1407923373">
          <w:marLeft w:val="0"/>
          <w:marRight w:val="0"/>
          <w:marTop w:val="0"/>
          <w:marBottom w:val="0"/>
          <w:divBdr>
            <w:top w:val="none" w:sz="0" w:space="0" w:color="auto"/>
            <w:left w:val="none" w:sz="0" w:space="0" w:color="auto"/>
            <w:bottom w:val="none" w:sz="0" w:space="0" w:color="auto"/>
            <w:right w:val="none" w:sz="0" w:space="0" w:color="auto"/>
          </w:divBdr>
        </w:div>
        <w:div w:id="1775513244">
          <w:marLeft w:val="0"/>
          <w:marRight w:val="0"/>
          <w:marTop w:val="0"/>
          <w:marBottom w:val="0"/>
          <w:divBdr>
            <w:top w:val="none" w:sz="0" w:space="0" w:color="auto"/>
            <w:left w:val="none" w:sz="0" w:space="0" w:color="auto"/>
            <w:bottom w:val="none" w:sz="0" w:space="0" w:color="auto"/>
            <w:right w:val="none" w:sz="0" w:space="0" w:color="auto"/>
          </w:divBdr>
        </w:div>
        <w:div w:id="928349965">
          <w:marLeft w:val="0"/>
          <w:marRight w:val="0"/>
          <w:marTop w:val="0"/>
          <w:marBottom w:val="0"/>
          <w:divBdr>
            <w:top w:val="none" w:sz="0" w:space="0" w:color="auto"/>
            <w:left w:val="none" w:sz="0" w:space="0" w:color="auto"/>
            <w:bottom w:val="none" w:sz="0" w:space="0" w:color="auto"/>
            <w:right w:val="none" w:sz="0" w:space="0" w:color="auto"/>
          </w:divBdr>
        </w:div>
        <w:div w:id="1122964247">
          <w:marLeft w:val="0"/>
          <w:marRight w:val="0"/>
          <w:marTop w:val="0"/>
          <w:marBottom w:val="0"/>
          <w:divBdr>
            <w:top w:val="none" w:sz="0" w:space="0" w:color="auto"/>
            <w:left w:val="none" w:sz="0" w:space="0" w:color="auto"/>
            <w:bottom w:val="none" w:sz="0" w:space="0" w:color="auto"/>
            <w:right w:val="none" w:sz="0" w:space="0" w:color="auto"/>
          </w:divBdr>
        </w:div>
        <w:div w:id="1664621666">
          <w:marLeft w:val="0"/>
          <w:marRight w:val="0"/>
          <w:marTop w:val="0"/>
          <w:marBottom w:val="0"/>
          <w:divBdr>
            <w:top w:val="none" w:sz="0" w:space="0" w:color="auto"/>
            <w:left w:val="none" w:sz="0" w:space="0" w:color="auto"/>
            <w:bottom w:val="none" w:sz="0" w:space="0" w:color="auto"/>
            <w:right w:val="none" w:sz="0" w:space="0" w:color="auto"/>
          </w:divBdr>
        </w:div>
        <w:div w:id="1931500636">
          <w:marLeft w:val="0"/>
          <w:marRight w:val="0"/>
          <w:marTop w:val="0"/>
          <w:marBottom w:val="0"/>
          <w:divBdr>
            <w:top w:val="none" w:sz="0" w:space="0" w:color="auto"/>
            <w:left w:val="none" w:sz="0" w:space="0" w:color="auto"/>
            <w:bottom w:val="none" w:sz="0" w:space="0" w:color="auto"/>
            <w:right w:val="none" w:sz="0" w:space="0" w:color="auto"/>
          </w:divBdr>
        </w:div>
        <w:div w:id="1646929060">
          <w:marLeft w:val="0"/>
          <w:marRight w:val="0"/>
          <w:marTop w:val="0"/>
          <w:marBottom w:val="0"/>
          <w:divBdr>
            <w:top w:val="none" w:sz="0" w:space="0" w:color="auto"/>
            <w:left w:val="none" w:sz="0" w:space="0" w:color="auto"/>
            <w:bottom w:val="none" w:sz="0" w:space="0" w:color="auto"/>
            <w:right w:val="none" w:sz="0" w:space="0" w:color="auto"/>
          </w:divBdr>
        </w:div>
        <w:div w:id="1082721130">
          <w:marLeft w:val="0"/>
          <w:marRight w:val="0"/>
          <w:marTop w:val="0"/>
          <w:marBottom w:val="0"/>
          <w:divBdr>
            <w:top w:val="none" w:sz="0" w:space="0" w:color="auto"/>
            <w:left w:val="none" w:sz="0" w:space="0" w:color="auto"/>
            <w:bottom w:val="none" w:sz="0" w:space="0" w:color="auto"/>
            <w:right w:val="none" w:sz="0" w:space="0" w:color="auto"/>
          </w:divBdr>
        </w:div>
        <w:div w:id="1868130584">
          <w:marLeft w:val="0"/>
          <w:marRight w:val="0"/>
          <w:marTop w:val="0"/>
          <w:marBottom w:val="0"/>
          <w:divBdr>
            <w:top w:val="none" w:sz="0" w:space="0" w:color="auto"/>
            <w:left w:val="none" w:sz="0" w:space="0" w:color="auto"/>
            <w:bottom w:val="none" w:sz="0" w:space="0" w:color="auto"/>
            <w:right w:val="none" w:sz="0" w:space="0" w:color="auto"/>
          </w:divBdr>
        </w:div>
        <w:div w:id="1677537015">
          <w:marLeft w:val="0"/>
          <w:marRight w:val="0"/>
          <w:marTop w:val="0"/>
          <w:marBottom w:val="0"/>
          <w:divBdr>
            <w:top w:val="none" w:sz="0" w:space="0" w:color="auto"/>
            <w:left w:val="none" w:sz="0" w:space="0" w:color="auto"/>
            <w:bottom w:val="none" w:sz="0" w:space="0" w:color="auto"/>
            <w:right w:val="none" w:sz="0" w:space="0" w:color="auto"/>
          </w:divBdr>
        </w:div>
        <w:div w:id="1589388724">
          <w:marLeft w:val="0"/>
          <w:marRight w:val="0"/>
          <w:marTop w:val="0"/>
          <w:marBottom w:val="0"/>
          <w:divBdr>
            <w:top w:val="none" w:sz="0" w:space="0" w:color="auto"/>
            <w:left w:val="none" w:sz="0" w:space="0" w:color="auto"/>
            <w:bottom w:val="none" w:sz="0" w:space="0" w:color="auto"/>
            <w:right w:val="none" w:sz="0" w:space="0" w:color="auto"/>
          </w:divBdr>
        </w:div>
        <w:div w:id="85729497">
          <w:marLeft w:val="0"/>
          <w:marRight w:val="0"/>
          <w:marTop w:val="0"/>
          <w:marBottom w:val="0"/>
          <w:divBdr>
            <w:top w:val="none" w:sz="0" w:space="0" w:color="auto"/>
            <w:left w:val="none" w:sz="0" w:space="0" w:color="auto"/>
            <w:bottom w:val="none" w:sz="0" w:space="0" w:color="auto"/>
            <w:right w:val="none" w:sz="0" w:space="0" w:color="auto"/>
          </w:divBdr>
        </w:div>
        <w:div w:id="881484312">
          <w:marLeft w:val="0"/>
          <w:marRight w:val="0"/>
          <w:marTop w:val="0"/>
          <w:marBottom w:val="0"/>
          <w:divBdr>
            <w:top w:val="none" w:sz="0" w:space="0" w:color="auto"/>
            <w:left w:val="none" w:sz="0" w:space="0" w:color="auto"/>
            <w:bottom w:val="none" w:sz="0" w:space="0" w:color="auto"/>
            <w:right w:val="none" w:sz="0" w:space="0" w:color="auto"/>
          </w:divBdr>
        </w:div>
        <w:div w:id="1158500256">
          <w:marLeft w:val="0"/>
          <w:marRight w:val="0"/>
          <w:marTop w:val="0"/>
          <w:marBottom w:val="0"/>
          <w:divBdr>
            <w:top w:val="none" w:sz="0" w:space="0" w:color="auto"/>
            <w:left w:val="none" w:sz="0" w:space="0" w:color="auto"/>
            <w:bottom w:val="none" w:sz="0" w:space="0" w:color="auto"/>
            <w:right w:val="none" w:sz="0" w:space="0" w:color="auto"/>
          </w:divBdr>
        </w:div>
        <w:div w:id="1105659103">
          <w:marLeft w:val="0"/>
          <w:marRight w:val="0"/>
          <w:marTop w:val="0"/>
          <w:marBottom w:val="0"/>
          <w:divBdr>
            <w:top w:val="none" w:sz="0" w:space="0" w:color="auto"/>
            <w:left w:val="none" w:sz="0" w:space="0" w:color="auto"/>
            <w:bottom w:val="none" w:sz="0" w:space="0" w:color="auto"/>
            <w:right w:val="none" w:sz="0" w:space="0" w:color="auto"/>
          </w:divBdr>
        </w:div>
        <w:div w:id="1533765210">
          <w:marLeft w:val="0"/>
          <w:marRight w:val="0"/>
          <w:marTop w:val="0"/>
          <w:marBottom w:val="0"/>
          <w:divBdr>
            <w:top w:val="none" w:sz="0" w:space="0" w:color="auto"/>
            <w:left w:val="none" w:sz="0" w:space="0" w:color="auto"/>
            <w:bottom w:val="none" w:sz="0" w:space="0" w:color="auto"/>
            <w:right w:val="none" w:sz="0" w:space="0" w:color="auto"/>
          </w:divBdr>
        </w:div>
        <w:div w:id="782727573">
          <w:marLeft w:val="0"/>
          <w:marRight w:val="0"/>
          <w:marTop w:val="0"/>
          <w:marBottom w:val="0"/>
          <w:divBdr>
            <w:top w:val="none" w:sz="0" w:space="0" w:color="auto"/>
            <w:left w:val="none" w:sz="0" w:space="0" w:color="auto"/>
            <w:bottom w:val="none" w:sz="0" w:space="0" w:color="auto"/>
            <w:right w:val="none" w:sz="0" w:space="0" w:color="auto"/>
          </w:divBdr>
        </w:div>
      </w:divsChild>
    </w:div>
    <w:div w:id="1770545601">
      <w:bodyDiv w:val="1"/>
      <w:marLeft w:val="0"/>
      <w:marRight w:val="0"/>
      <w:marTop w:val="0"/>
      <w:marBottom w:val="0"/>
      <w:divBdr>
        <w:top w:val="none" w:sz="0" w:space="0" w:color="auto"/>
        <w:left w:val="none" w:sz="0" w:space="0" w:color="auto"/>
        <w:bottom w:val="none" w:sz="0" w:space="0" w:color="auto"/>
        <w:right w:val="none" w:sz="0" w:space="0" w:color="auto"/>
      </w:divBdr>
    </w:div>
    <w:div w:id="1794442929">
      <w:bodyDiv w:val="1"/>
      <w:marLeft w:val="0"/>
      <w:marRight w:val="0"/>
      <w:marTop w:val="0"/>
      <w:marBottom w:val="0"/>
      <w:divBdr>
        <w:top w:val="none" w:sz="0" w:space="0" w:color="auto"/>
        <w:left w:val="none" w:sz="0" w:space="0" w:color="auto"/>
        <w:bottom w:val="none" w:sz="0" w:space="0" w:color="auto"/>
        <w:right w:val="none" w:sz="0" w:space="0" w:color="auto"/>
      </w:divBdr>
    </w:div>
    <w:div w:id="1799300790">
      <w:bodyDiv w:val="1"/>
      <w:marLeft w:val="0"/>
      <w:marRight w:val="0"/>
      <w:marTop w:val="0"/>
      <w:marBottom w:val="0"/>
      <w:divBdr>
        <w:top w:val="none" w:sz="0" w:space="0" w:color="auto"/>
        <w:left w:val="none" w:sz="0" w:space="0" w:color="auto"/>
        <w:bottom w:val="none" w:sz="0" w:space="0" w:color="auto"/>
        <w:right w:val="none" w:sz="0" w:space="0" w:color="auto"/>
      </w:divBdr>
      <w:divsChild>
        <w:div w:id="709186798">
          <w:marLeft w:val="0"/>
          <w:marRight w:val="0"/>
          <w:marTop w:val="0"/>
          <w:marBottom w:val="0"/>
          <w:divBdr>
            <w:top w:val="none" w:sz="0" w:space="0" w:color="auto"/>
            <w:left w:val="none" w:sz="0" w:space="0" w:color="auto"/>
            <w:bottom w:val="none" w:sz="0" w:space="0" w:color="auto"/>
            <w:right w:val="none" w:sz="0" w:space="0" w:color="auto"/>
          </w:divBdr>
          <w:divsChild>
            <w:div w:id="1742017752">
              <w:marLeft w:val="0"/>
              <w:marRight w:val="0"/>
              <w:marTop w:val="0"/>
              <w:marBottom w:val="0"/>
              <w:divBdr>
                <w:top w:val="none" w:sz="0" w:space="0" w:color="auto"/>
                <w:left w:val="none" w:sz="0" w:space="0" w:color="auto"/>
                <w:bottom w:val="none" w:sz="0" w:space="0" w:color="auto"/>
                <w:right w:val="none" w:sz="0" w:space="0" w:color="auto"/>
              </w:divBdr>
            </w:div>
          </w:divsChild>
        </w:div>
        <w:div w:id="29570901">
          <w:marLeft w:val="0"/>
          <w:marRight w:val="0"/>
          <w:marTop w:val="0"/>
          <w:marBottom w:val="0"/>
          <w:divBdr>
            <w:top w:val="none" w:sz="0" w:space="0" w:color="auto"/>
            <w:left w:val="none" w:sz="0" w:space="0" w:color="auto"/>
            <w:bottom w:val="none" w:sz="0" w:space="0" w:color="auto"/>
            <w:right w:val="none" w:sz="0" w:space="0" w:color="auto"/>
          </w:divBdr>
          <w:divsChild>
            <w:div w:id="10508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1805">
      <w:bodyDiv w:val="1"/>
      <w:marLeft w:val="0"/>
      <w:marRight w:val="0"/>
      <w:marTop w:val="0"/>
      <w:marBottom w:val="0"/>
      <w:divBdr>
        <w:top w:val="none" w:sz="0" w:space="0" w:color="auto"/>
        <w:left w:val="none" w:sz="0" w:space="0" w:color="auto"/>
        <w:bottom w:val="none" w:sz="0" w:space="0" w:color="auto"/>
        <w:right w:val="none" w:sz="0" w:space="0" w:color="auto"/>
      </w:divBdr>
    </w:div>
    <w:div w:id="1803231323">
      <w:bodyDiv w:val="1"/>
      <w:marLeft w:val="0"/>
      <w:marRight w:val="0"/>
      <w:marTop w:val="0"/>
      <w:marBottom w:val="0"/>
      <w:divBdr>
        <w:top w:val="none" w:sz="0" w:space="0" w:color="auto"/>
        <w:left w:val="none" w:sz="0" w:space="0" w:color="auto"/>
        <w:bottom w:val="none" w:sz="0" w:space="0" w:color="auto"/>
        <w:right w:val="none" w:sz="0" w:space="0" w:color="auto"/>
      </w:divBdr>
      <w:divsChild>
        <w:div w:id="1834644621">
          <w:marLeft w:val="0"/>
          <w:marRight w:val="0"/>
          <w:marTop w:val="0"/>
          <w:marBottom w:val="0"/>
          <w:divBdr>
            <w:top w:val="none" w:sz="0" w:space="0" w:color="auto"/>
            <w:left w:val="none" w:sz="0" w:space="0" w:color="auto"/>
            <w:bottom w:val="none" w:sz="0" w:space="0" w:color="auto"/>
            <w:right w:val="none" w:sz="0" w:space="0" w:color="auto"/>
          </w:divBdr>
        </w:div>
        <w:div w:id="1622806526">
          <w:marLeft w:val="0"/>
          <w:marRight w:val="0"/>
          <w:marTop w:val="0"/>
          <w:marBottom w:val="0"/>
          <w:divBdr>
            <w:top w:val="none" w:sz="0" w:space="0" w:color="auto"/>
            <w:left w:val="none" w:sz="0" w:space="0" w:color="auto"/>
            <w:bottom w:val="none" w:sz="0" w:space="0" w:color="auto"/>
            <w:right w:val="none" w:sz="0" w:space="0" w:color="auto"/>
          </w:divBdr>
        </w:div>
        <w:div w:id="184751389">
          <w:marLeft w:val="0"/>
          <w:marRight w:val="0"/>
          <w:marTop w:val="0"/>
          <w:marBottom w:val="0"/>
          <w:divBdr>
            <w:top w:val="none" w:sz="0" w:space="0" w:color="auto"/>
            <w:left w:val="none" w:sz="0" w:space="0" w:color="auto"/>
            <w:bottom w:val="none" w:sz="0" w:space="0" w:color="auto"/>
            <w:right w:val="none" w:sz="0" w:space="0" w:color="auto"/>
          </w:divBdr>
        </w:div>
        <w:div w:id="145710253">
          <w:marLeft w:val="0"/>
          <w:marRight w:val="0"/>
          <w:marTop w:val="0"/>
          <w:marBottom w:val="0"/>
          <w:divBdr>
            <w:top w:val="none" w:sz="0" w:space="0" w:color="auto"/>
            <w:left w:val="none" w:sz="0" w:space="0" w:color="auto"/>
            <w:bottom w:val="none" w:sz="0" w:space="0" w:color="auto"/>
            <w:right w:val="none" w:sz="0" w:space="0" w:color="auto"/>
          </w:divBdr>
          <w:divsChild>
            <w:div w:id="10783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7902">
      <w:bodyDiv w:val="1"/>
      <w:marLeft w:val="0"/>
      <w:marRight w:val="0"/>
      <w:marTop w:val="0"/>
      <w:marBottom w:val="0"/>
      <w:divBdr>
        <w:top w:val="none" w:sz="0" w:space="0" w:color="auto"/>
        <w:left w:val="none" w:sz="0" w:space="0" w:color="auto"/>
        <w:bottom w:val="none" w:sz="0" w:space="0" w:color="auto"/>
        <w:right w:val="none" w:sz="0" w:space="0" w:color="auto"/>
      </w:divBdr>
    </w:div>
    <w:div w:id="1819372581">
      <w:bodyDiv w:val="1"/>
      <w:marLeft w:val="0"/>
      <w:marRight w:val="0"/>
      <w:marTop w:val="0"/>
      <w:marBottom w:val="0"/>
      <w:divBdr>
        <w:top w:val="none" w:sz="0" w:space="0" w:color="auto"/>
        <w:left w:val="none" w:sz="0" w:space="0" w:color="auto"/>
        <w:bottom w:val="none" w:sz="0" w:space="0" w:color="auto"/>
        <w:right w:val="none" w:sz="0" w:space="0" w:color="auto"/>
      </w:divBdr>
    </w:div>
    <w:div w:id="1852527056">
      <w:bodyDiv w:val="1"/>
      <w:marLeft w:val="0"/>
      <w:marRight w:val="0"/>
      <w:marTop w:val="0"/>
      <w:marBottom w:val="0"/>
      <w:divBdr>
        <w:top w:val="none" w:sz="0" w:space="0" w:color="auto"/>
        <w:left w:val="none" w:sz="0" w:space="0" w:color="auto"/>
        <w:bottom w:val="none" w:sz="0" w:space="0" w:color="auto"/>
        <w:right w:val="none" w:sz="0" w:space="0" w:color="auto"/>
      </w:divBdr>
    </w:div>
    <w:div w:id="1867138156">
      <w:bodyDiv w:val="1"/>
      <w:marLeft w:val="0"/>
      <w:marRight w:val="0"/>
      <w:marTop w:val="0"/>
      <w:marBottom w:val="0"/>
      <w:divBdr>
        <w:top w:val="none" w:sz="0" w:space="0" w:color="auto"/>
        <w:left w:val="none" w:sz="0" w:space="0" w:color="auto"/>
        <w:bottom w:val="none" w:sz="0" w:space="0" w:color="auto"/>
        <w:right w:val="none" w:sz="0" w:space="0" w:color="auto"/>
      </w:divBdr>
    </w:div>
    <w:div w:id="1874684178">
      <w:bodyDiv w:val="1"/>
      <w:marLeft w:val="0"/>
      <w:marRight w:val="0"/>
      <w:marTop w:val="0"/>
      <w:marBottom w:val="0"/>
      <w:divBdr>
        <w:top w:val="none" w:sz="0" w:space="0" w:color="auto"/>
        <w:left w:val="none" w:sz="0" w:space="0" w:color="auto"/>
        <w:bottom w:val="none" w:sz="0" w:space="0" w:color="auto"/>
        <w:right w:val="none" w:sz="0" w:space="0" w:color="auto"/>
      </w:divBdr>
    </w:div>
    <w:div w:id="1896622206">
      <w:bodyDiv w:val="1"/>
      <w:marLeft w:val="0"/>
      <w:marRight w:val="0"/>
      <w:marTop w:val="0"/>
      <w:marBottom w:val="0"/>
      <w:divBdr>
        <w:top w:val="none" w:sz="0" w:space="0" w:color="auto"/>
        <w:left w:val="none" w:sz="0" w:space="0" w:color="auto"/>
        <w:bottom w:val="none" w:sz="0" w:space="0" w:color="auto"/>
        <w:right w:val="none" w:sz="0" w:space="0" w:color="auto"/>
      </w:divBdr>
      <w:divsChild>
        <w:div w:id="964506457">
          <w:marLeft w:val="0"/>
          <w:marRight w:val="0"/>
          <w:marTop w:val="0"/>
          <w:marBottom w:val="0"/>
          <w:divBdr>
            <w:top w:val="none" w:sz="0" w:space="0" w:color="auto"/>
            <w:left w:val="none" w:sz="0" w:space="0" w:color="auto"/>
            <w:bottom w:val="none" w:sz="0" w:space="0" w:color="auto"/>
            <w:right w:val="none" w:sz="0" w:space="0" w:color="auto"/>
          </w:divBdr>
        </w:div>
        <w:div w:id="1959220901">
          <w:marLeft w:val="0"/>
          <w:marRight w:val="0"/>
          <w:marTop w:val="0"/>
          <w:marBottom w:val="0"/>
          <w:divBdr>
            <w:top w:val="none" w:sz="0" w:space="0" w:color="auto"/>
            <w:left w:val="none" w:sz="0" w:space="0" w:color="auto"/>
            <w:bottom w:val="none" w:sz="0" w:space="0" w:color="auto"/>
            <w:right w:val="none" w:sz="0" w:space="0" w:color="auto"/>
          </w:divBdr>
        </w:div>
        <w:div w:id="134373882">
          <w:marLeft w:val="0"/>
          <w:marRight w:val="0"/>
          <w:marTop w:val="0"/>
          <w:marBottom w:val="0"/>
          <w:divBdr>
            <w:top w:val="none" w:sz="0" w:space="0" w:color="auto"/>
            <w:left w:val="none" w:sz="0" w:space="0" w:color="auto"/>
            <w:bottom w:val="none" w:sz="0" w:space="0" w:color="auto"/>
            <w:right w:val="none" w:sz="0" w:space="0" w:color="auto"/>
          </w:divBdr>
        </w:div>
        <w:div w:id="1350764096">
          <w:marLeft w:val="0"/>
          <w:marRight w:val="0"/>
          <w:marTop w:val="0"/>
          <w:marBottom w:val="0"/>
          <w:divBdr>
            <w:top w:val="none" w:sz="0" w:space="0" w:color="auto"/>
            <w:left w:val="none" w:sz="0" w:space="0" w:color="auto"/>
            <w:bottom w:val="none" w:sz="0" w:space="0" w:color="auto"/>
            <w:right w:val="none" w:sz="0" w:space="0" w:color="auto"/>
          </w:divBdr>
        </w:div>
        <w:div w:id="1896233308">
          <w:marLeft w:val="0"/>
          <w:marRight w:val="0"/>
          <w:marTop w:val="0"/>
          <w:marBottom w:val="0"/>
          <w:divBdr>
            <w:top w:val="none" w:sz="0" w:space="0" w:color="auto"/>
            <w:left w:val="none" w:sz="0" w:space="0" w:color="auto"/>
            <w:bottom w:val="none" w:sz="0" w:space="0" w:color="auto"/>
            <w:right w:val="none" w:sz="0" w:space="0" w:color="auto"/>
          </w:divBdr>
        </w:div>
        <w:div w:id="614756015">
          <w:marLeft w:val="0"/>
          <w:marRight w:val="0"/>
          <w:marTop w:val="0"/>
          <w:marBottom w:val="0"/>
          <w:divBdr>
            <w:top w:val="none" w:sz="0" w:space="0" w:color="auto"/>
            <w:left w:val="none" w:sz="0" w:space="0" w:color="auto"/>
            <w:bottom w:val="none" w:sz="0" w:space="0" w:color="auto"/>
            <w:right w:val="none" w:sz="0" w:space="0" w:color="auto"/>
          </w:divBdr>
        </w:div>
        <w:div w:id="1217668365">
          <w:marLeft w:val="0"/>
          <w:marRight w:val="0"/>
          <w:marTop w:val="0"/>
          <w:marBottom w:val="0"/>
          <w:divBdr>
            <w:top w:val="none" w:sz="0" w:space="0" w:color="auto"/>
            <w:left w:val="none" w:sz="0" w:space="0" w:color="auto"/>
            <w:bottom w:val="none" w:sz="0" w:space="0" w:color="auto"/>
            <w:right w:val="none" w:sz="0" w:space="0" w:color="auto"/>
          </w:divBdr>
        </w:div>
        <w:div w:id="226376438">
          <w:marLeft w:val="0"/>
          <w:marRight w:val="0"/>
          <w:marTop w:val="0"/>
          <w:marBottom w:val="0"/>
          <w:divBdr>
            <w:top w:val="none" w:sz="0" w:space="0" w:color="auto"/>
            <w:left w:val="none" w:sz="0" w:space="0" w:color="auto"/>
            <w:bottom w:val="none" w:sz="0" w:space="0" w:color="auto"/>
            <w:right w:val="none" w:sz="0" w:space="0" w:color="auto"/>
          </w:divBdr>
        </w:div>
        <w:div w:id="1565918174">
          <w:marLeft w:val="0"/>
          <w:marRight w:val="0"/>
          <w:marTop w:val="0"/>
          <w:marBottom w:val="0"/>
          <w:divBdr>
            <w:top w:val="none" w:sz="0" w:space="0" w:color="auto"/>
            <w:left w:val="none" w:sz="0" w:space="0" w:color="auto"/>
            <w:bottom w:val="none" w:sz="0" w:space="0" w:color="auto"/>
            <w:right w:val="none" w:sz="0" w:space="0" w:color="auto"/>
          </w:divBdr>
        </w:div>
      </w:divsChild>
    </w:div>
    <w:div w:id="1904020709">
      <w:bodyDiv w:val="1"/>
      <w:marLeft w:val="0"/>
      <w:marRight w:val="0"/>
      <w:marTop w:val="0"/>
      <w:marBottom w:val="0"/>
      <w:divBdr>
        <w:top w:val="none" w:sz="0" w:space="0" w:color="auto"/>
        <w:left w:val="none" w:sz="0" w:space="0" w:color="auto"/>
        <w:bottom w:val="none" w:sz="0" w:space="0" w:color="auto"/>
        <w:right w:val="none" w:sz="0" w:space="0" w:color="auto"/>
      </w:divBdr>
      <w:divsChild>
        <w:div w:id="1132215564">
          <w:marLeft w:val="0"/>
          <w:marRight w:val="0"/>
          <w:marTop w:val="0"/>
          <w:marBottom w:val="0"/>
          <w:divBdr>
            <w:top w:val="none" w:sz="0" w:space="0" w:color="auto"/>
            <w:left w:val="none" w:sz="0" w:space="0" w:color="auto"/>
            <w:bottom w:val="none" w:sz="0" w:space="0" w:color="auto"/>
            <w:right w:val="none" w:sz="0" w:space="0" w:color="auto"/>
          </w:divBdr>
        </w:div>
        <w:div w:id="1062869127">
          <w:marLeft w:val="0"/>
          <w:marRight w:val="0"/>
          <w:marTop w:val="0"/>
          <w:marBottom w:val="0"/>
          <w:divBdr>
            <w:top w:val="none" w:sz="0" w:space="0" w:color="auto"/>
            <w:left w:val="none" w:sz="0" w:space="0" w:color="auto"/>
            <w:bottom w:val="none" w:sz="0" w:space="0" w:color="auto"/>
            <w:right w:val="none" w:sz="0" w:space="0" w:color="auto"/>
          </w:divBdr>
        </w:div>
        <w:div w:id="2001733836">
          <w:marLeft w:val="0"/>
          <w:marRight w:val="0"/>
          <w:marTop w:val="0"/>
          <w:marBottom w:val="0"/>
          <w:divBdr>
            <w:top w:val="none" w:sz="0" w:space="0" w:color="auto"/>
            <w:left w:val="none" w:sz="0" w:space="0" w:color="auto"/>
            <w:bottom w:val="none" w:sz="0" w:space="0" w:color="auto"/>
            <w:right w:val="none" w:sz="0" w:space="0" w:color="auto"/>
          </w:divBdr>
        </w:div>
        <w:div w:id="329868101">
          <w:marLeft w:val="0"/>
          <w:marRight w:val="0"/>
          <w:marTop w:val="0"/>
          <w:marBottom w:val="0"/>
          <w:divBdr>
            <w:top w:val="none" w:sz="0" w:space="0" w:color="auto"/>
            <w:left w:val="none" w:sz="0" w:space="0" w:color="auto"/>
            <w:bottom w:val="none" w:sz="0" w:space="0" w:color="auto"/>
            <w:right w:val="none" w:sz="0" w:space="0" w:color="auto"/>
          </w:divBdr>
        </w:div>
        <w:div w:id="926839166">
          <w:marLeft w:val="0"/>
          <w:marRight w:val="0"/>
          <w:marTop w:val="0"/>
          <w:marBottom w:val="0"/>
          <w:divBdr>
            <w:top w:val="none" w:sz="0" w:space="0" w:color="auto"/>
            <w:left w:val="none" w:sz="0" w:space="0" w:color="auto"/>
            <w:bottom w:val="none" w:sz="0" w:space="0" w:color="auto"/>
            <w:right w:val="none" w:sz="0" w:space="0" w:color="auto"/>
          </w:divBdr>
        </w:div>
        <w:div w:id="1276061581">
          <w:marLeft w:val="0"/>
          <w:marRight w:val="0"/>
          <w:marTop w:val="0"/>
          <w:marBottom w:val="0"/>
          <w:divBdr>
            <w:top w:val="none" w:sz="0" w:space="0" w:color="auto"/>
            <w:left w:val="none" w:sz="0" w:space="0" w:color="auto"/>
            <w:bottom w:val="none" w:sz="0" w:space="0" w:color="auto"/>
            <w:right w:val="none" w:sz="0" w:space="0" w:color="auto"/>
          </w:divBdr>
        </w:div>
      </w:divsChild>
    </w:div>
    <w:div w:id="1904833443">
      <w:bodyDiv w:val="1"/>
      <w:marLeft w:val="0"/>
      <w:marRight w:val="0"/>
      <w:marTop w:val="0"/>
      <w:marBottom w:val="0"/>
      <w:divBdr>
        <w:top w:val="none" w:sz="0" w:space="0" w:color="auto"/>
        <w:left w:val="none" w:sz="0" w:space="0" w:color="auto"/>
        <w:bottom w:val="none" w:sz="0" w:space="0" w:color="auto"/>
        <w:right w:val="none" w:sz="0" w:space="0" w:color="auto"/>
      </w:divBdr>
    </w:div>
    <w:div w:id="1928071521">
      <w:bodyDiv w:val="1"/>
      <w:marLeft w:val="0"/>
      <w:marRight w:val="0"/>
      <w:marTop w:val="0"/>
      <w:marBottom w:val="0"/>
      <w:divBdr>
        <w:top w:val="none" w:sz="0" w:space="0" w:color="auto"/>
        <w:left w:val="none" w:sz="0" w:space="0" w:color="auto"/>
        <w:bottom w:val="none" w:sz="0" w:space="0" w:color="auto"/>
        <w:right w:val="none" w:sz="0" w:space="0" w:color="auto"/>
      </w:divBdr>
    </w:div>
    <w:div w:id="1966082514">
      <w:bodyDiv w:val="1"/>
      <w:marLeft w:val="0"/>
      <w:marRight w:val="0"/>
      <w:marTop w:val="0"/>
      <w:marBottom w:val="0"/>
      <w:divBdr>
        <w:top w:val="none" w:sz="0" w:space="0" w:color="auto"/>
        <w:left w:val="none" w:sz="0" w:space="0" w:color="auto"/>
        <w:bottom w:val="none" w:sz="0" w:space="0" w:color="auto"/>
        <w:right w:val="none" w:sz="0" w:space="0" w:color="auto"/>
      </w:divBdr>
    </w:div>
    <w:div w:id="1972009527">
      <w:bodyDiv w:val="1"/>
      <w:marLeft w:val="0"/>
      <w:marRight w:val="0"/>
      <w:marTop w:val="0"/>
      <w:marBottom w:val="0"/>
      <w:divBdr>
        <w:top w:val="none" w:sz="0" w:space="0" w:color="auto"/>
        <w:left w:val="none" w:sz="0" w:space="0" w:color="auto"/>
        <w:bottom w:val="none" w:sz="0" w:space="0" w:color="auto"/>
        <w:right w:val="none" w:sz="0" w:space="0" w:color="auto"/>
      </w:divBdr>
    </w:div>
    <w:div w:id="1996572071">
      <w:bodyDiv w:val="1"/>
      <w:marLeft w:val="0"/>
      <w:marRight w:val="0"/>
      <w:marTop w:val="0"/>
      <w:marBottom w:val="0"/>
      <w:divBdr>
        <w:top w:val="none" w:sz="0" w:space="0" w:color="auto"/>
        <w:left w:val="none" w:sz="0" w:space="0" w:color="auto"/>
        <w:bottom w:val="none" w:sz="0" w:space="0" w:color="auto"/>
        <w:right w:val="none" w:sz="0" w:space="0" w:color="auto"/>
      </w:divBdr>
    </w:div>
    <w:div w:id="2034912413">
      <w:bodyDiv w:val="1"/>
      <w:marLeft w:val="0"/>
      <w:marRight w:val="0"/>
      <w:marTop w:val="0"/>
      <w:marBottom w:val="0"/>
      <w:divBdr>
        <w:top w:val="none" w:sz="0" w:space="0" w:color="auto"/>
        <w:left w:val="none" w:sz="0" w:space="0" w:color="auto"/>
        <w:bottom w:val="none" w:sz="0" w:space="0" w:color="auto"/>
        <w:right w:val="none" w:sz="0" w:space="0" w:color="auto"/>
      </w:divBdr>
    </w:div>
    <w:div w:id="2076463525">
      <w:bodyDiv w:val="1"/>
      <w:marLeft w:val="0"/>
      <w:marRight w:val="0"/>
      <w:marTop w:val="0"/>
      <w:marBottom w:val="0"/>
      <w:divBdr>
        <w:top w:val="none" w:sz="0" w:space="0" w:color="auto"/>
        <w:left w:val="none" w:sz="0" w:space="0" w:color="auto"/>
        <w:bottom w:val="none" w:sz="0" w:space="0" w:color="auto"/>
        <w:right w:val="none" w:sz="0" w:space="0" w:color="auto"/>
      </w:divBdr>
    </w:div>
    <w:div w:id="2087145561">
      <w:bodyDiv w:val="1"/>
      <w:marLeft w:val="0"/>
      <w:marRight w:val="0"/>
      <w:marTop w:val="0"/>
      <w:marBottom w:val="0"/>
      <w:divBdr>
        <w:top w:val="none" w:sz="0" w:space="0" w:color="auto"/>
        <w:left w:val="none" w:sz="0" w:space="0" w:color="auto"/>
        <w:bottom w:val="none" w:sz="0" w:space="0" w:color="auto"/>
        <w:right w:val="none" w:sz="0" w:space="0" w:color="auto"/>
      </w:divBdr>
    </w:div>
    <w:div w:id="2093428514">
      <w:bodyDiv w:val="1"/>
      <w:marLeft w:val="0"/>
      <w:marRight w:val="0"/>
      <w:marTop w:val="0"/>
      <w:marBottom w:val="0"/>
      <w:divBdr>
        <w:top w:val="none" w:sz="0" w:space="0" w:color="auto"/>
        <w:left w:val="none" w:sz="0" w:space="0" w:color="auto"/>
        <w:bottom w:val="none" w:sz="0" w:space="0" w:color="auto"/>
        <w:right w:val="none" w:sz="0" w:space="0" w:color="auto"/>
      </w:divBdr>
    </w:div>
    <w:div w:id="2128618782">
      <w:bodyDiv w:val="1"/>
      <w:marLeft w:val="0"/>
      <w:marRight w:val="0"/>
      <w:marTop w:val="0"/>
      <w:marBottom w:val="0"/>
      <w:divBdr>
        <w:top w:val="none" w:sz="0" w:space="0" w:color="auto"/>
        <w:left w:val="none" w:sz="0" w:space="0" w:color="auto"/>
        <w:bottom w:val="none" w:sz="0" w:space="0" w:color="auto"/>
        <w:right w:val="none" w:sz="0" w:space="0" w:color="auto"/>
      </w:divBdr>
    </w:div>
    <w:div w:id="214604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www.ncbi.nlm.nih.gov/pmc/articles/PMC4345927/" TargetMode="External"/><Relationship Id="rId34" Type="http://schemas.openxmlformats.org/officeDocument/2006/relationships/image" Target="media/image9.jpe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deepai.org/machine-learning-glossary-and-terms/rectified-linear-units" TargetMode="External"/><Relationship Id="rId63" Type="http://schemas.openxmlformats.org/officeDocument/2006/relationships/hyperlink" Target="https://pubmed.ncbi.nlm.nih.gov/2811744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2s7gjr373w3x22jf92z99mgm5w-wpengine.netdna-ssl.com/wp-content/uploads/2018/09/WD_3.png" TargetMode="External"/><Relationship Id="rId11" Type="http://schemas.openxmlformats.org/officeDocument/2006/relationships/header" Target="header3.xml"/><Relationship Id="rId24" Type="http://schemas.openxmlformats.org/officeDocument/2006/relationships/hyperlink" Target="https://www.hgst.com/products/systems" TargetMode="External"/><Relationship Id="rId32" Type="http://schemas.openxmlformats.org/officeDocument/2006/relationships/image" Target="media/image8.jpe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arxiv.org/abs/1812.04948" TargetMode="External"/><Relationship Id="rId53" Type="http://schemas.openxmlformats.org/officeDocument/2006/relationships/hyperlink" Target="https://deepai.org/machine-learning-glossary-and-terms/classifier"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https://www.researchgate.net/publication/334751850_Skin_Cancer_Detection_Using_Convolutional_Neural_Network" TargetMode="External"/><Relationship Id="rId19" Type="http://schemas.openxmlformats.org/officeDocument/2006/relationships/hyperlink" Target="https://www.ncbi.nlm.nih.gov/pmc/articles/PMC4345927/" TargetMode="External"/><Relationship Id="rId14" Type="http://schemas.openxmlformats.org/officeDocument/2006/relationships/hyperlink" Target="https://siim.org/" TargetMode="External"/><Relationship Id="rId22" Type="http://schemas.openxmlformats.org/officeDocument/2006/relationships/hyperlink" Target="https://blog.westerndigital.com/state-of-object-storage-digital-transformation/" TargetMode="External"/><Relationship Id="rId27" Type="http://schemas.openxmlformats.org/officeDocument/2006/relationships/hyperlink" Target="https://2s7gjr373w3x22jf92z99mgm5w-wpengine.netdna-ssl.com/wp-content/uploads/2015/11/shutterstock_data_cleaning_TunedIn-by-Westend61.jpg" TargetMode="External"/><Relationship Id="rId30" Type="http://schemas.openxmlformats.org/officeDocument/2006/relationships/image" Target="media/image7.png"/><Relationship Id="rId35" Type="http://schemas.openxmlformats.org/officeDocument/2006/relationships/hyperlink" Target="https://arxiv.org/abs/1406.2661" TargetMode="External"/><Relationship Id="rId43" Type="http://schemas.openxmlformats.org/officeDocument/2006/relationships/hyperlink" Target="https://arxiv.org/abs/1706.08500" TargetMode="External"/><Relationship Id="rId48" Type="http://schemas.openxmlformats.org/officeDocument/2006/relationships/image" Target="media/image18.png"/><Relationship Id="rId56" Type="http://schemas.openxmlformats.org/officeDocument/2006/relationships/hyperlink" Target="https://deepai.org/machine-learning-glossary-and-terms/sigmoid-function"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ataaspirant.com/2017/03/02/how-logistic-regression-model-works/" TargetMode="External"/><Relationship Id="rId3" Type="http://schemas.openxmlformats.org/officeDocument/2006/relationships/styles" Target="styles.xml"/><Relationship Id="rId12" Type="http://schemas.openxmlformats.org/officeDocument/2006/relationships/hyperlink" Target="https://my.clevelandclinic.org/health/articles/moles" TargetMode="External"/><Relationship Id="rId17" Type="http://schemas.openxmlformats.org/officeDocument/2006/relationships/hyperlink" Target="https://www.ncbi.nlm.nih.gov/pmc/articles/PMC4345927/" TargetMode="External"/><Relationship Id="rId25" Type="http://schemas.openxmlformats.org/officeDocument/2006/relationships/hyperlink" Target="https://2s7gjr373w3x22jf92z99mgm5w-wpengine.netdna-ssl.com/wp-content/uploads/2018/09/WD_2.jpg" TargetMode="External"/><Relationship Id="rId33" Type="http://schemas.openxmlformats.org/officeDocument/2006/relationships/hyperlink" Target="https://2s7gjr373w3x22jf92z99mgm5w-wpengine.netdna-ssl.com/wp-content/uploads/2018/09/WD_4.jpg" TargetMode="External"/><Relationship Id="rId38" Type="http://schemas.openxmlformats.org/officeDocument/2006/relationships/hyperlink" Target="https://arxiv.org/abs/1703.06868" TargetMode="External"/><Relationship Id="rId46" Type="http://schemas.openxmlformats.org/officeDocument/2006/relationships/image" Target="media/image16.jpeg"/><Relationship Id="rId59" Type="http://schemas.openxmlformats.org/officeDocument/2006/relationships/image" Target="media/image22.png"/><Relationship Id="rId20" Type="http://schemas.openxmlformats.org/officeDocument/2006/relationships/hyperlink" Target="https://www.ncbi.nlm.nih.gov/pmc/articles/PMC4345927/" TargetMode="External"/><Relationship Id="rId41" Type="http://schemas.openxmlformats.org/officeDocument/2006/relationships/image" Target="media/image13.png"/><Relationship Id="rId54" Type="http://schemas.openxmlformats.org/officeDocument/2006/relationships/hyperlink" Target="https://deepai.org/machine-learning-glossary-and-terms/activation-function" TargetMode="External"/><Relationship Id="rId62" Type="http://schemas.openxmlformats.org/officeDocument/2006/relationships/hyperlink" Target="https://www.thelancet.com/journals/ebiom/article/PIIS2352-3964(19)30294-4/fullte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sic-archive.com/" TargetMode="External"/><Relationship Id="rId23" Type="http://schemas.openxmlformats.org/officeDocument/2006/relationships/hyperlink" Target="https://www.prnewswire.com/news-releases/machine-learning-market---global-forecast-to-2022---market-overview--industry-trends-300531729.html" TargetMode="External"/><Relationship Id="rId28" Type="http://schemas.openxmlformats.org/officeDocument/2006/relationships/image" Target="media/image6.jpeg"/><Relationship Id="rId36" Type="http://schemas.openxmlformats.org/officeDocument/2006/relationships/hyperlink" Target="https://arxiv.org/abs/1812.04948" TargetMode="External"/><Relationship Id="rId49" Type="http://schemas.openxmlformats.org/officeDocument/2006/relationships/image" Target="media/image19.png"/><Relationship Id="rId57" Type="http://schemas.openxmlformats.org/officeDocument/2006/relationships/hyperlink" Target="https://deepai.org/machine-learning-glossary-and-terms/backpropagation" TargetMode="External"/><Relationship Id="rId10" Type="http://schemas.openxmlformats.org/officeDocument/2006/relationships/footer" Target="footer1.xml"/><Relationship Id="rId31" Type="http://schemas.openxmlformats.org/officeDocument/2006/relationships/hyperlink" Target="https://2s7gjr373w3x22jf92z99mgm5w-wpengine.netdna-ssl.com/wp-content/uploads/2015/12/shutterstock_metadta_iQocept.jpg" TargetMode="External"/><Relationship Id="rId44" Type="http://schemas.openxmlformats.org/officeDocument/2006/relationships/image" Target="media/image15.png"/><Relationship Id="rId52" Type="http://schemas.openxmlformats.org/officeDocument/2006/relationships/hyperlink" Target="https://deepai.org/machine-learning-glossary-and-terms/perceptron" TargetMode="External"/><Relationship Id="rId60" Type="http://schemas.openxmlformats.org/officeDocument/2006/relationships/image" Target="media/image2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hyperlink" Target="https://www.ncbi.nlm.nih.gov/pmc/articles/PMC4345927/" TargetMode="External"/><Relationship Id="rId3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Ana19</b:Tag>
    <b:SourceType>Report</b:SourceType>
    <b:Guid>{D2FFFE45-34EA-47B8-9CA7-B80C78C31055}</b:Guid>
    <b:Title>Machine Learning Development Life Cycle</b:Title>
    <b:Year>2019</b:Year>
    <b:Publisher>Analytics Vidya</b:Publisher>
    <b:LCID>en-IN</b:LCID>
    <b:Author>
      <b:Author>
        <b:Corporate>Analytics Vidya</b:Corporate>
      </b:Author>
    </b:Author>
    <b:URL>https://medium.com/analytics-vidhya/machine-learning-development-life-cycle-dfe88c44222e</b:URL>
    <b:RefOrder>1</b:RefOrder>
  </b:Source>
</b:Sources>
</file>

<file path=customXml/itemProps1.xml><?xml version="1.0" encoding="utf-8"?>
<ds:datastoreItem xmlns:ds="http://schemas.openxmlformats.org/officeDocument/2006/customXml" ds:itemID="{D0DB5B10-2BFE-4266-AE38-64C9FFB33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52</Pages>
  <Words>16050</Words>
  <Characters>91485</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BANSAL</dc:creator>
  <cp:keywords/>
  <dc:description/>
  <cp:lastModifiedBy>AASHISH BANSAL</cp:lastModifiedBy>
  <cp:revision>144</cp:revision>
  <dcterms:created xsi:type="dcterms:W3CDTF">2021-04-02T07:55:00Z</dcterms:created>
  <dcterms:modified xsi:type="dcterms:W3CDTF">2021-04-05T19:49:00Z</dcterms:modified>
</cp:coreProperties>
</file>